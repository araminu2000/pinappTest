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977" w:rsidRDefault="00D16977" w:rsidP="00D16977">
      <w:r>
        <w:t xml:space="preserve">                      </w:t>
      </w:r>
    </w:p>
    <w:p w:rsidR="00D16977" w:rsidRPr="00BF2710" w:rsidRDefault="00D16977" w:rsidP="00D16977">
      <w:pPr>
        <w:rPr>
          <w:b/>
          <w:color w:val="FF0000"/>
          <w:sz w:val="28"/>
          <w:szCs w:val="28"/>
        </w:rPr>
      </w:pPr>
      <w:r>
        <w:t xml:space="preserve">                        </w:t>
      </w:r>
      <w:r w:rsidRPr="00BF2710">
        <w:rPr>
          <w:b/>
          <w:color w:val="FF0000"/>
          <w:sz w:val="28"/>
          <w:szCs w:val="28"/>
        </w:rPr>
        <w:t>INFORMATION FOR FIRST AND SECOND RESPONDERS</w:t>
      </w:r>
    </w:p>
    <w:p w:rsidR="00D16977" w:rsidRPr="00BF2710" w:rsidRDefault="00D16977" w:rsidP="00D16977">
      <w:pPr>
        <w:jc w:val="center"/>
        <w:rPr>
          <w:b/>
          <w:color w:val="FF0000"/>
          <w:sz w:val="28"/>
          <w:szCs w:val="28"/>
        </w:rPr>
      </w:pPr>
      <w:r w:rsidRPr="00BF2710">
        <w:rPr>
          <w:b/>
          <w:color w:val="FF0000"/>
          <w:sz w:val="28"/>
          <w:szCs w:val="28"/>
        </w:rPr>
        <w:t>RESCUE AND TRAINING MANUAL</w:t>
      </w:r>
    </w:p>
    <w:p w:rsidR="00D16977" w:rsidRPr="00BF2710" w:rsidRDefault="00D16977" w:rsidP="00D16977">
      <w:pPr>
        <w:jc w:val="center"/>
        <w:rPr>
          <w:b/>
          <w:color w:val="FF0000"/>
          <w:sz w:val="28"/>
          <w:szCs w:val="28"/>
        </w:rPr>
      </w:pPr>
    </w:p>
    <w:p w:rsidR="00D16977" w:rsidRPr="00BF2710" w:rsidRDefault="00D16977" w:rsidP="00D16977">
      <w:pPr>
        <w:jc w:val="center"/>
        <w:rPr>
          <w:b/>
          <w:color w:val="FF0000"/>
          <w:sz w:val="28"/>
          <w:szCs w:val="28"/>
        </w:rPr>
      </w:pPr>
    </w:p>
    <w:p w:rsidR="00D16977" w:rsidRPr="004407C7" w:rsidRDefault="00D16977" w:rsidP="00D16977">
      <w:pPr>
        <w:pStyle w:val="Kop1"/>
        <w:rPr>
          <w:sz w:val="28"/>
          <w:szCs w:val="28"/>
        </w:rPr>
      </w:pPr>
      <w:r>
        <w:rPr>
          <w:sz w:val="28"/>
          <w:szCs w:val="28"/>
        </w:rPr>
        <w:t xml:space="preserve">HIGH VOLTAGE </w:t>
      </w:r>
      <w:r w:rsidRPr="004407C7">
        <w:rPr>
          <w:sz w:val="28"/>
          <w:szCs w:val="28"/>
        </w:rPr>
        <w:t>(HV)</w:t>
      </w:r>
      <w:r>
        <w:rPr>
          <w:sz w:val="28"/>
          <w:szCs w:val="28"/>
        </w:rPr>
        <w:t xml:space="preserve"> LITHIUM-ION BATTERIES</w:t>
      </w:r>
    </w:p>
    <w:p w:rsidR="00D16977" w:rsidRPr="00D16977" w:rsidRDefault="00D16977" w:rsidP="00D16977">
      <w:pPr>
        <w:jc w:val="center"/>
        <w:rPr>
          <w:b/>
          <w:color w:val="0070C0"/>
          <w:sz w:val="28"/>
          <w:szCs w:val="28"/>
        </w:rPr>
      </w:pPr>
    </w:p>
    <w:p w:rsidR="00D16977" w:rsidRPr="00D16977" w:rsidRDefault="00D16977" w:rsidP="00D16977">
      <w:pPr>
        <w:jc w:val="center"/>
        <w:rPr>
          <w:color w:val="0070C0"/>
          <w:sz w:val="28"/>
          <w:szCs w:val="28"/>
        </w:rPr>
      </w:pPr>
    </w:p>
    <w:p w:rsidR="00D16977" w:rsidRPr="00D16977" w:rsidRDefault="00D16977" w:rsidP="00D16977">
      <w:pPr>
        <w:jc w:val="center"/>
        <w:rPr>
          <w:b/>
          <w:color w:val="0070C0"/>
          <w:sz w:val="28"/>
          <w:szCs w:val="28"/>
        </w:rPr>
      </w:pPr>
      <w:r w:rsidRPr="00D16977">
        <w:rPr>
          <w:b/>
          <w:color w:val="0070C0"/>
          <w:sz w:val="28"/>
          <w:szCs w:val="28"/>
        </w:rPr>
        <w:t xml:space="preserve">TYPE VEHICLE </w:t>
      </w:r>
    </w:p>
    <w:p w:rsidR="00D16977" w:rsidRPr="00D16977" w:rsidRDefault="00D16977" w:rsidP="00D16977">
      <w:pPr>
        <w:jc w:val="center"/>
        <w:rPr>
          <w:color w:val="0070C0"/>
          <w:sz w:val="28"/>
          <w:szCs w:val="28"/>
        </w:rPr>
      </w:pPr>
    </w:p>
    <w:p w:rsidR="00D16977" w:rsidRPr="00D16977" w:rsidRDefault="00D16977" w:rsidP="00D16977">
      <w:pPr>
        <w:jc w:val="center"/>
        <w:rPr>
          <w:b/>
          <w:color w:val="0070C0"/>
          <w:sz w:val="28"/>
          <w:szCs w:val="28"/>
        </w:rPr>
      </w:pPr>
      <w:r>
        <w:rPr>
          <w:b/>
          <w:color w:val="0070C0"/>
          <w:sz w:val="28"/>
          <w:szCs w:val="28"/>
        </w:rPr>
        <w:t xml:space="preserve"> </w:t>
      </w:r>
      <w:r w:rsidRPr="00D16977">
        <w:rPr>
          <w:b/>
          <w:color w:val="0070C0"/>
          <w:sz w:val="28"/>
          <w:szCs w:val="28"/>
        </w:rPr>
        <w:t>BRAND VEHICLE</w:t>
      </w:r>
    </w:p>
    <w:p w:rsidR="00D16977" w:rsidRPr="00BF2710" w:rsidRDefault="00D16977" w:rsidP="00D16977">
      <w:pPr>
        <w:jc w:val="center"/>
        <w:rPr>
          <w:b/>
          <w:color w:val="FF0000"/>
          <w:sz w:val="28"/>
          <w:szCs w:val="28"/>
        </w:rPr>
      </w:pPr>
    </w:p>
    <w:p w:rsidR="00D16977" w:rsidRDefault="00D16977" w:rsidP="00D16977">
      <w:pPr>
        <w:rPr>
          <w:b/>
          <w:color w:val="FF0000"/>
          <w:sz w:val="28"/>
          <w:szCs w:val="28"/>
        </w:rPr>
      </w:pPr>
      <w:r>
        <w:rPr>
          <w:noProof/>
          <w:lang w:val="nl-BE" w:eastAsia="nl-BE"/>
        </w:rPr>
        <mc:AlternateContent>
          <mc:Choice Requires="wps">
            <w:drawing>
              <wp:anchor distT="45720" distB="45720" distL="114300" distR="114300" simplePos="0" relativeHeight="252001792" behindDoc="0" locked="0" layoutInCell="1" allowOverlap="1" wp14:anchorId="5F9F2C48" wp14:editId="78729F05">
                <wp:simplePos x="0" y="0"/>
                <wp:positionH relativeFrom="column">
                  <wp:posOffset>2752725</wp:posOffset>
                </wp:positionH>
                <wp:positionV relativeFrom="paragraph">
                  <wp:posOffset>2113280</wp:posOffset>
                </wp:positionV>
                <wp:extent cx="1583690" cy="411480"/>
                <wp:effectExtent l="0" t="514350" r="0" b="521970"/>
                <wp:wrapSquare wrapText="bothSides"/>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58430">
                          <a:off x="0" y="0"/>
                          <a:ext cx="1583690" cy="411480"/>
                        </a:xfrm>
                        <a:prstGeom prst="rect">
                          <a:avLst/>
                        </a:prstGeom>
                        <a:solidFill>
                          <a:srgbClr val="0070C0"/>
                        </a:solidFill>
                        <a:ln w="9525">
                          <a:solidFill>
                            <a:srgbClr val="000000"/>
                          </a:solidFill>
                          <a:miter lim="800000"/>
                          <a:headEnd/>
                          <a:tailEnd/>
                        </a:ln>
                      </wps:spPr>
                      <wps:txbx>
                        <w:txbxContent>
                          <w:p w:rsidR="00D16977" w:rsidRPr="00AE0CA3" w:rsidRDefault="00D16977" w:rsidP="00D16977">
                            <w:pPr>
                              <w:rPr>
                                <w:sz w:val="44"/>
                                <w:szCs w:val="44"/>
                                <w:lang w:val="nl-BE"/>
                              </w:rPr>
                            </w:pPr>
                            <w:r w:rsidRPr="00AE0CA3">
                              <w:rPr>
                                <w:sz w:val="44"/>
                                <w:szCs w:val="44"/>
                                <w:lang w:val="nl-BE"/>
                              </w:rPr>
                              <w: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F2C48" id="_x0000_t202" coordsize="21600,21600" o:spt="202" path="m,l,21600r21600,l21600,xe">
                <v:stroke joinstyle="miter"/>
                <v:path gradientshapeok="t" o:connecttype="rect"/>
              </v:shapetype>
              <v:shape id="Tekstvak 2" o:spid="_x0000_s1026" type="#_x0000_t202" style="position:absolute;margin-left:216.75pt;margin-top:166.4pt;width:124.7pt;height:32.4pt;rotation:-2885299fd;z-index:25200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" fillcolor="#0070c0">
                <v:textbox>
                  <w:txbxContent>
                    <w:p w:rsidR="00D16977" w:rsidRPr="00AE0CA3" w:rsidRDefault="00D16977" w:rsidP="00D16977">
                      <w:pPr>
                        <w:rPr>
                          <w:sz w:val="44"/>
                          <w:szCs w:val="44"/>
                          <w:lang w:val="nl-BE"/>
                        </w:rPr>
                      </w:pPr>
                      <w:r w:rsidRPr="00AE0CA3">
                        <w:rPr>
                          <w:sz w:val="44"/>
                          <w:szCs w:val="44"/>
                          <w:lang w:val="nl-BE"/>
                        </w:rPr>
                        <w:t>EXAMPLE</w:t>
                      </w:r>
                    </w:p>
                  </w:txbxContent>
                </v:textbox>
                <w10:wrap type="square"/>
              </v:shape>
            </w:pict>
          </mc:Fallback>
        </mc:AlternateContent>
      </w:r>
      <w:r w:rsidRPr="00BF2710">
        <w:rPr>
          <w:noProof/>
          <w:lang w:val="nl-BE" w:eastAsia="nl-BE"/>
        </w:rPr>
        <mc:AlternateContent>
          <mc:Choice Requires="wps">
            <w:drawing>
              <wp:anchor distT="45720" distB="45720" distL="114300" distR="114300" simplePos="0" relativeHeight="251660288" behindDoc="0" locked="0" layoutInCell="1" allowOverlap="1" wp14:anchorId="74AF5824" wp14:editId="05D55B90">
                <wp:simplePos x="0" y="0"/>
                <wp:positionH relativeFrom="margin">
                  <wp:align>left</wp:align>
                </wp:positionH>
                <wp:positionV relativeFrom="paragraph">
                  <wp:posOffset>6155690</wp:posOffset>
                </wp:positionV>
                <wp:extent cx="6419850" cy="1404620"/>
                <wp:effectExtent l="0" t="0" r="0" b="571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404620"/>
                        </a:xfrm>
                        <a:prstGeom prst="rect">
                          <a:avLst/>
                        </a:prstGeom>
                        <a:solidFill>
                          <a:srgbClr val="FFFFFF"/>
                        </a:solidFill>
                        <a:ln w="9525">
                          <a:noFill/>
                          <a:miter lim="800000"/>
                          <a:headEnd/>
                          <a:tailEnd/>
                        </a:ln>
                      </wps:spPr>
                      <wps:txbx>
                        <w:txbxContent>
                          <w:p w:rsidR="00D16977" w:rsidRPr="00BF2710" w:rsidRDefault="00EA73C6" w:rsidP="00D16977">
                            <w:pPr>
                              <w:rPr>
                                <w:lang w:val="nl-BE"/>
                              </w:rPr>
                            </w:pPr>
                            <w:r>
                              <w:rPr>
                                <w:lang w:val="nl-BE"/>
                              </w:rPr>
                              <w:t>Version ../../..</w:t>
                            </w:r>
                            <w:r w:rsidR="00D16977">
                              <w:rPr>
                                <w:lang w:val="nl-BE"/>
                              </w:rPr>
                              <w:t xml:space="preserve"> ENG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F5824" id="_x0000_s1027" type="#_x0000_t202" style="position:absolute;margin-left:0;margin-top:484.7pt;width:505.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" stroked="f">
                <v:textbox style="mso-fit-shape-to-text:t">
                  <w:txbxContent>
                    <w:p w:rsidR="00D16977" w:rsidRPr="00BF2710" w:rsidRDefault="00EA73C6" w:rsidP="00D16977">
                      <w:pPr>
                        <w:rPr>
                          <w:lang w:val="nl-BE"/>
                        </w:rPr>
                      </w:pPr>
                      <w:r>
                        <w:rPr>
                          <w:lang w:val="nl-BE"/>
                        </w:rPr>
                        <w:t>Version ../../..</w:t>
                      </w:r>
                      <w:r w:rsidR="00D16977">
                        <w:rPr>
                          <w:lang w:val="nl-BE"/>
                        </w:rPr>
                        <w:t xml:space="preserve"> ENG</w:t>
                      </w:r>
                    </w:p>
                  </w:txbxContent>
                </v:textbox>
                <w10:wrap type="square" anchorx="margin"/>
              </v:shape>
            </w:pict>
          </mc:Fallback>
        </mc:AlternateContent>
      </w:r>
      <w:r w:rsidRPr="0023175F">
        <w:rPr>
          <w:b/>
          <w:noProof/>
          <w:lang w:val="nl-BE" w:eastAsia="nl-BE"/>
        </w:rPr>
        <w:drawing>
          <wp:anchor distT="0" distB="0" distL="114300" distR="114300" simplePos="0" relativeHeight="251658240" behindDoc="0" locked="0" layoutInCell="1" allowOverlap="1" wp14:anchorId="22242DD1" wp14:editId="60FE60B9">
            <wp:simplePos x="0" y="0"/>
            <wp:positionH relativeFrom="margin">
              <wp:posOffset>631825</wp:posOffset>
            </wp:positionH>
            <wp:positionV relativeFrom="paragraph">
              <wp:posOffset>765175</wp:posOffset>
            </wp:positionV>
            <wp:extent cx="5610225" cy="4050030"/>
            <wp:effectExtent l="0" t="0" r="952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0225" cy="405003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br w:type="page"/>
      </w:r>
    </w:p>
    <w:p w:rsidR="00D16977" w:rsidRDefault="00D16977"/>
    <w:p w:rsidR="004407C7" w:rsidRDefault="004407C7" w:rsidP="004407C7"/>
    <w:p w:rsidR="004407C7" w:rsidRPr="004407C7" w:rsidRDefault="004407C7" w:rsidP="004407C7"/>
    <w:p w:rsidR="002521AB" w:rsidRDefault="006B31C9" w:rsidP="002521AB">
      <w:pPr>
        <w:pStyle w:val="Kop1"/>
        <w:rPr>
          <w:sz w:val="28"/>
          <w:szCs w:val="28"/>
        </w:rPr>
      </w:pPr>
      <w:r>
        <w:rPr>
          <w:sz w:val="28"/>
          <w:szCs w:val="28"/>
        </w:rPr>
        <w:t>INFORMATION FOR FIRST AND SECOND RESPONDERS</w:t>
      </w:r>
    </w:p>
    <w:p w:rsidR="006B31C9" w:rsidRDefault="006B31C9" w:rsidP="006B31C9">
      <w:pPr>
        <w:rPr>
          <w:b/>
          <w:color w:val="FF0000"/>
          <w:sz w:val="28"/>
          <w:szCs w:val="28"/>
        </w:rPr>
      </w:pPr>
      <w:r>
        <w:t xml:space="preserve">                              </w:t>
      </w:r>
      <w:r w:rsidR="00BA7931">
        <w:t xml:space="preserve">                    </w:t>
      </w:r>
      <w:r w:rsidR="00BA7931" w:rsidRPr="00BA7931">
        <w:rPr>
          <w:b/>
          <w:color w:val="FF0000"/>
          <w:sz w:val="28"/>
          <w:szCs w:val="28"/>
        </w:rPr>
        <w:t xml:space="preserve">RESCUE AND </w:t>
      </w:r>
      <w:r w:rsidRPr="00BA7931">
        <w:rPr>
          <w:b/>
          <w:color w:val="FF0000"/>
          <w:sz w:val="28"/>
          <w:szCs w:val="28"/>
        </w:rPr>
        <w:t>TRAINING MANUAL</w:t>
      </w:r>
    </w:p>
    <w:p w:rsidR="00B413FE" w:rsidRPr="00BA7931" w:rsidRDefault="00B413FE" w:rsidP="006B31C9">
      <w:pPr>
        <w:rPr>
          <w:b/>
          <w:color w:val="FF0000"/>
          <w:sz w:val="28"/>
          <w:szCs w:val="28"/>
        </w:rPr>
      </w:pPr>
    </w:p>
    <w:p w:rsidR="00B413FE" w:rsidRPr="006A0278" w:rsidRDefault="00B413FE" w:rsidP="00B413FE">
      <w:pPr>
        <w:rPr>
          <w:b/>
        </w:rPr>
      </w:pPr>
      <w:r w:rsidRPr="00B413FE">
        <w:rPr>
          <w:b/>
        </w:rPr>
        <w:t xml:space="preserve">                                               </w:t>
      </w:r>
      <w:r w:rsidR="00D16977">
        <w:rPr>
          <w:b/>
        </w:rPr>
        <w:t xml:space="preserve">                              </w:t>
      </w:r>
    </w:p>
    <w:p w:rsidR="00CB4C57" w:rsidRPr="00D16977" w:rsidRDefault="00B413FE" w:rsidP="00D16977">
      <w:pPr>
        <w:rPr>
          <w:b/>
          <w:color w:val="FF0000"/>
          <w:sz w:val="28"/>
          <w:szCs w:val="28"/>
        </w:rPr>
      </w:pPr>
      <w:r>
        <w:rPr>
          <w:b/>
          <w:color w:val="FF0000"/>
          <w:sz w:val="28"/>
          <w:szCs w:val="28"/>
        </w:rPr>
        <w:t xml:space="preserve">                       </w:t>
      </w:r>
      <w:r>
        <w:rPr>
          <w:sz w:val="28"/>
          <w:szCs w:val="28"/>
        </w:rPr>
        <w:tab/>
      </w:r>
    </w:p>
    <w:p w:rsidR="00CB4C57" w:rsidRPr="004407C7" w:rsidRDefault="00CB4C57" w:rsidP="00CB4C57">
      <w:pPr>
        <w:pStyle w:val="Kop1"/>
        <w:rPr>
          <w:sz w:val="28"/>
          <w:szCs w:val="28"/>
        </w:rPr>
      </w:pPr>
      <w:r>
        <w:rPr>
          <w:sz w:val="28"/>
          <w:szCs w:val="28"/>
        </w:rPr>
        <w:t xml:space="preserve">HIGH VOLTAGE </w:t>
      </w:r>
      <w:r w:rsidRPr="004407C7">
        <w:rPr>
          <w:sz w:val="28"/>
          <w:szCs w:val="28"/>
        </w:rPr>
        <w:t>(HV)</w:t>
      </w:r>
      <w:r>
        <w:rPr>
          <w:sz w:val="28"/>
          <w:szCs w:val="28"/>
        </w:rPr>
        <w:t xml:space="preserve"> LITHIUM-ION BATTERIES</w:t>
      </w:r>
    </w:p>
    <w:p w:rsidR="00CB4C57" w:rsidRPr="004407C7" w:rsidRDefault="00CB4C57" w:rsidP="00CB4C57">
      <w:pPr>
        <w:jc w:val="center"/>
        <w:rPr>
          <w:sz w:val="28"/>
          <w:szCs w:val="28"/>
        </w:rPr>
      </w:pPr>
    </w:p>
    <w:p w:rsidR="002521AB" w:rsidRPr="00D16977" w:rsidRDefault="002521AB" w:rsidP="002521AB">
      <w:pPr>
        <w:pStyle w:val="Kop1"/>
        <w:rPr>
          <w:color w:val="0070C0"/>
          <w:sz w:val="24"/>
          <w:szCs w:val="24"/>
        </w:rPr>
      </w:pPr>
      <w:r w:rsidRPr="00D16977">
        <w:rPr>
          <w:color w:val="0070C0"/>
          <w:sz w:val="24"/>
          <w:szCs w:val="24"/>
        </w:rPr>
        <w:t>IN AN HYBRID (HEV)</w:t>
      </w:r>
      <w:r w:rsidR="00CB4C57" w:rsidRPr="00D16977">
        <w:rPr>
          <w:color w:val="0070C0"/>
          <w:sz w:val="24"/>
          <w:szCs w:val="24"/>
        </w:rPr>
        <w:t>, PLUG-IN HYBRID (PHEV)</w:t>
      </w:r>
      <w:r w:rsidR="006B31C9" w:rsidRPr="00D16977">
        <w:rPr>
          <w:color w:val="0070C0"/>
          <w:sz w:val="24"/>
          <w:szCs w:val="24"/>
        </w:rPr>
        <w:t xml:space="preserve"> ,</w:t>
      </w:r>
      <w:r w:rsidRPr="00D16977">
        <w:rPr>
          <w:color w:val="0070C0"/>
          <w:sz w:val="24"/>
          <w:szCs w:val="24"/>
        </w:rPr>
        <w:t xml:space="preserve"> </w:t>
      </w:r>
      <w:r w:rsidR="00CB4C57" w:rsidRPr="00D16977">
        <w:rPr>
          <w:color w:val="0070C0"/>
          <w:sz w:val="24"/>
          <w:szCs w:val="24"/>
        </w:rPr>
        <w:t>FULL</w:t>
      </w:r>
      <w:r w:rsidRPr="00D16977">
        <w:rPr>
          <w:color w:val="0070C0"/>
          <w:sz w:val="24"/>
          <w:szCs w:val="24"/>
        </w:rPr>
        <w:t xml:space="preserve"> ELECTRIC VEHICLE (EV)</w:t>
      </w:r>
    </w:p>
    <w:p w:rsidR="006B31C9" w:rsidRPr="00D16977" w:rsidRDefault="006B31C9" w:rsidP="006B31C9">
      <w:pPr>
        <w:rPr>
          <w:b/>
          <w:color w:val="0070C0"/>
          <w:sz w:val="24"/>
          <w:szCs w:val="24"/>
        </w:rPr>
      </w:pPr>
      <w:r w:rsidRPr="00D16977">
        <w:rPr>
          <w:b/>
          <w:color w:val="0070C0"/>
          <w:sz w:val="24"/>
          <w:szCs w:val="24"/>
        </w:rPr>
        <w:t xml:space="preserve">                                   AND FUEL CELL ELECTRIC VEHICLE (FCEV)</w:t>
      </w:r>
    </w:p>
    <w:p w:rsidR="004407C7" w:rsidRPr="00D16977" w:rsidRDefault="000A2041" w:rsidP="002521AB">
      <w:pPr>
        <w:pStyle w:val="Kop1"/>
        <w:rPr>
          <w:color w:val="0070C0"/>
          <w:sz w:val="24"/>
          <w:szCs w:val="24"/>
        </w:rPr>
      </w:pPr>
      <w:r w:rsidRPr="00D16977">
        <w:rPr>
          <w:noProof/>
          <w:color w:val="0070C0"/>
          <w:lang w:val="nl-BE" w:eastAsia="nl-BE"/>
        </w:rPr>
        <w:drawing>
          <wp:anchor distT="0" distB="0" distL="114300" distR="114300" simplePos="0" relativeHeight="251657216" behindDoc="0" locked="0" layoutInCell="1" allowOverlap="1" wp14:anchorId="0DBB5D84" wp14:editId="67FF4E9E">
            <wp:simplePos x="0" y="0"/>
            <wp:positionH relativeFrom="column">
              <wp:posOffset>4264660</wp:posOffset>
            </wp:positionH>
            <wp:positionV relativeFrom="paragraph">
              <wp:posOffset>142875</wp:posOffset>
            </wp:positionV>
            <wp:extent cx="891540" cy="885825"/>
            <wp:effectExtent l="0" t="0" r="3810" b="9525"/>
            <wp:wrapSquare wrapText="bothSides"/>
            <wp:docPr id="18432" name="Afbeelding 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1540" cy="885825"/>
                    </a:xfrm>
                    <a:prstGeom prst="rect">
                      <a:avLst/>
                    </a:prstGeom>
                  </pic:spPr>
                </pic:pic>
              </a:graphicData>
            </a:graphic>
            <wp14:sizeRelH relativeFrom="page">
              <wp14:pctWidth>0</wp14:pctWidth>
            </wp14:sizeRelH>
            <wp14:sizeRelV relativeFrom="page">
              <wp14:pctHeight>0</wp14:pctHeight>
            </wp14:sizeRelV>
          </wp:anchor>
        </w:drawing>
      </w:r>
    </w:p>
    <w:p w:rsidR="002521AB" w:rsidRPr="00D16977" w:rsidRDefault="000A2041">
      <w:pPr>
        <w:jc w:val="center"/>
        <w:rPr>
          <w:color w:val="0070C0"/>
          <w:sz w:val="28"/>
          <w:szCs w:val="28"/>
        </w:rPr>
      </w:pPr>
      <w:r w:rsidRPr="00D16977">
        <w:rPr>
          <w:noProof/>
          <w:color w:val="0070C0"/>
          <w:lang w:val="nl-BE" w:eastAsia="nl-BE"/>
        </w:rPr>
        <w:drawing>
          <wp:anchor distT="0" distB="0" distL="114300" distR="114300" simplePos="0" relativeHeight="251656192" behindDoc="0" locked="0" layoutInCell="1" allowOverlap="1" wp14:anchorId="4877F00B" wp14:editId="3C40BE5F">
            <wp:simplePos x="0" y="0"/>
            <wp:positionH relativeFrom="column">
              <wp:posOffset>3303270</wp:posOffset>
            </wp:positionH>
            <wp:positionV relativeFrom="paragraph">
              <wp:posOffset>15240</wp:posOffset>
            </wp:positionV>
            <wp:extent cx="815975" cy="817880"/>
            <wp:effectExtent l="0" t="0" r="3175" b="1270"/>
            <wp:wrapSquare wrapText="bothSides"/>
            <wp:docPr id="23583" name="Afbeelding 2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5975" cy="817880"/>
                    </a:xfrm>
                    <a:prstGeom prst="rect">
                      <a:avLst/>
                    </a:prstGeom>
                  </pic:spPr>
                </pic:pic>
              </a:graphicData>
            </a:graphic>
            <wp14:sizeRelH relativeFrom="page">
              <wp14:pctWidth>0</wp14:pctWidth>
            </wp14:sizeRelH>
            <wp14:sizeRelV relativeFrom="page">
              <wp14:pctHeight>0</wp14:pctHeight>
            </wp14:sizeRelV>
          </wp:anchor>
        </w:drawing>
      </w:r>
      <w:r w:rsidRPr="00D16977">
        <w:rPr>
          <w:noProof/>
          <w:color w:val="0070C0"/>
          <w:lang w:val="nl-BE" w:eastAsia="nl-BE"/>
        </w:rPr>
        <w:drawing>
          <wp:anchor distT="0" distB="0" distL="114300" distR="114300" simplePos="0" relativeHeight="251655168" behindDoc="0" locked="0" layoutInCell="1" allowOverlap="1" wp14:anchorId="1AD41D54" wp14:editId="5675D8AF">
            <wp:simplePos x="0" y="0"/>
            <wp:positionH relativeFrom="column">
              <wp:posOffset>2305050</wp:posOffset>
            </wp:positionH>
            <wp:positionV relativeFrom="paragraph">
              <wp:posOffset>13970</wp:posOffset>
            </wp:positionV>
            <wp:extent cx="883920" cy="883920"/>
            <wp:effectExtent l="0" t="0" r="0" b="0"/>
            <wp:wrapSquare wrapText="bothSides"/>
            <wp:docPr id="23582" name="Afbeelding 2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3920" cy="883920"/>
                    </a:xfrm>
                    <a:prstGeom prst="rect">
                      <a:avLst/>
                    </a:prstGeom>
                  </pic:spPr>
                </pic:pic>
              </a:graphicData>
            </a:graphic>
            <wp14:sizeRelH relativeFrom="page">
              <wp14:pctWidth>0</wp14:pctWidth>
            </wp14:sizeRelH>
            <wp14:sizeRelV relativeFrom="page">
              <wp14:pctHeight>0</wp14:pctHeight>
            </wp14:sizeRelV>
          </wp:anchor>
        </w:drawing>
      </w:r>
      <w:r w:rsidRPr="00D16977">
        <w:rPr>
          <w:noProof/>
          <w:color w:val="0070C0"/>
          <w:lang w:val="nl-BE" w:eastAsia="nl-BE"/>
        </w:rPr>
        <w:drawing>
          <wp:anchor distT="0" distB="0" distL="114300" distR="114300" simplePos="0" relativeHeight="251654144" behindDoc="0" locked="0" layoutInCell="1" allowOverlap="1" wp14:anchorId="0206A21F" wp14:editId="53862BFE">
            <wp:simplePos x="0" y="0"/>
            <wp:positionH relativeFrom="column">
              <wp:posOffset>1275715</wp:posOffset>
            </wp:positionH>
            <wp:positionV relativeFrom="paragraph">
              <wp:posOffset>13970</wp:posOffset>
            </wp:positionV>
            <wp:extent cx="838200" cy="839470"/>
            <wp:effectExtent l="0" t="0" r="0" b="0"/>
            <wp:wrapSquare wrapText="bothSides"/>
            <wp:docPr id="23581" name="Afbeelding 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8200" cy="839470"/>
                    </a:xfrm>
                    <a:prstGeom prst="rect">
                      <a:avLst/>
                    </a:prstGeom>
                  </pic:spPr>
                </pic:pic>
              </a:graphicData>
            </a:graphic>
            <wp14:sizeRelH relativeFrom="page">
              <wp14:pctWidth>0</wp14:pctWidth>
            </wp14:sizeRelH>
            <wp14:sizeRelV relativeFrom="page">
              <wp14:pctHeight>0</wp14:pctHeight>
            </wp14:sizeRelV>
          </wp:anchor>
        </w:drawing>
      </w:r>
    </w:p>
    <w:p w:rsidR="004407C7" w:rsidRPr="00D16977" w:rsidRDefault="004407C7">
      <w:pPr>
        <w:jc w:val="center"/>
        <w:rPr>
          <w:color w:val="0070C0"/>
        </w:rPr>
      </w:pPr>
    </w:p>
    <w:p w:rsidR="004407C7" w:rsidRPr="00D16977" w:rsidRDefault="004407C7">
      <w:pPr>
        <w:jc w:val="center"/>
        <w:rPr>
          <w:color w:val="0070C0"/>
        </w:rPr>
      </w:pPr>
    </w:p>
    <w:p w:rsidR="004407C7" w:rsidRPr="00D16977" w:rsidRDefault="004407C7">
      <w:pPr>
        <w:jc w:val="center"/>
        <w:rPr>
          <w:color w:val="0070C0"/>
        </w:rPr>
      </w:pPr>
    </w:p>
    <w:p w:rsidR="000A2041" w:rsidRDefault="000A2041">
      <w:pPr>
        <w:jc w:val="center"/>
        <w:rPr>
          <w:b/>
          <w:sz w:val="32"/>
          <w:szCs w:val="32"/>
        </w:rPr>
      </w:pPr>
    </w:p>
    <w:p w:rsidR="000A2041" w:rsidRDefault="000A2041">
      <w:pPr>
        <w:jc w:val="center"/>
        <w:rPr>
          <w:b/>
          <w:sz w:val="32"/>
          <w:szCs w:val="32"/>
        </w:rPr>
      </w:pPr>
    </w:p>
    <w:p w:rsidR="002521AB" w:rsidRPr="004407C7" w:rsidRDefault="002521AB">
      <w:pPr>
        <w:jc w:val="center"/>
        <w:rPr>
          <w:b/>
          <w:sz w:val="32"/>
          <w:szCs w:val="32"/>
        </w:rPr>
      </w:pPr>
      <w:r w:rsidRPr="004407C7">
        <w:rPr>
          <w:b/>
          <w:sz w:val="32"/>
          <w:szCs w:val="32"/>
        </w:rPr>
        <w:t>CONTENT</w:t>
      </w:r>
    </w:p>
    <w:p w:rsidR="002521AB" w:rsidRDefault="006B31C9">
      <w:pPr>
        <w:jc w:val="center"/>
      </w:pPr>
      <w:r>
        <w:t xml:space="preserve"> </w:t>
      </w:r>
    </w:p>
    <w:p w:rsidR="004407C7" w:rsidRDefault="004407C7" w:rsidP="00192329"/>
    <w:p w:rsidR="002521AB" w:rsidRDefault="002521AB">
      <w:pPr>
        <w:jc w:val="center"/>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2521AB" w:rsidRPr="008B4B62" w:rsidTr="003D2325">
        <w:trPr>
          <w:jc w:val="center"/>
        </w:trPr>
        <w:tc>
          <w:tcPr>
            <w:tcW w:w="10773" w:type="dxa"/>
            <w:shd w:val="clear" w:color="auto" w:fill="BFBFBF" w:themeFill="background1" w:themeFillShade="BF"/>
          </w:tcPr>
          <w:p w:rsidR="002521AB" w:rsidRPr="00633B61" w:rsidRDefault="002521AB" w:rsidP="002521AB">
            <w:pPr>
              <w:pStyle w:val="Kop2"/>
            </w:pPr>
            <w:r>
              <w:t>GENERAL INFORMATI</w:t>
            </w:r>
            <w:r w:rsidR="00747DBB">
              <w:t xml:space="preserve">ON </w:t>
            </w:r>
            <w:r w:rsidR="004407C7">
              <w:t xml:space="preserve">                   </w:t>
            </w:r>
            <w:r w:rsidR="00D02842">
              <w:t xml:space="preserve">                     </w:t>
            </w:r>
            <w:r w:rsidR="00280B74">
              <w:t xml:space="preserve">                         </w:t>
            </w:r>
            <w:r w:rsidR="00747DBB">
              <w:t xml:space="preserve">  </w:t>
            </w:r>
            <w:r w:rsidR="000A2041">
              <w:t>Page 2</w:t>
            </w:r>
            <w:r w:rsidR="004407C7">
              <w:t>.</w:t>
            </w:r>
          </w:p>
        </w:tc>
      </w:tr>
    </w:tbl>
    <w:p w:rsidR="002521AB" w:rsidRDefault="002521AB">
      <w:pPr>
        <w:jc w:val="center"/>
      </w:pPr>
    </w:p>
    <w:p w:rsidR="002521AB" w:rsidRDefault="002521AB">
      <w:pPr>
        <w:jc w:val="center"/>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2521AB" w:rsidRPr="008B4B62" w:rsidTr="003D2325">
        <w:trPr>
          <w:jc w:val="center"/>
        </w:trPr>
        <w:tc>
          <w:tcPr>
            <w:tcW w:w="10773" w:type="dxa"/>
            <w:shd w:val="clear" w:color="auto" w:fill="FFFF00"/>
          </w:tcPr>
          <w:p w:rsidR="002521AB" w:rsidRPr="000A7DF2" w:rsidRDefault="009C4FEA" w:rsidP="009C4FEA">
            <w:pPr>
              <w:pStyle w:val="Kop2"/>
            </w:pPr>
            <w:r w:rsidRPr="009C4FEA">
              <w:t>HAZARD ASSOCIATED WITH LEAKING Lithium-Ion BATTERIES</w:t>
            </w:r>
            <w:r w:rsidR="004407C7">
              <w:t xml:space="preserve"> </w:t>
            </w:r>
            <w:r>
              <w:t xml:space="preserve">   </w:t>
            </w:r>
            <w:r w:rsidRPr="009C4FEA">
              <w:t xml:space="preserve">Page </w:t>
            </w:r>
            <w:r w:rsidR="00B17BEE">
              <w:t>5</w:t>
            </w:r>
            <w:r w:rsidRPr="009C4FEA">
              <w:t>.</w:t>
            </w:r>
            <w:r w:rsidR="004407C7">
              <w:t xml:space="preserve">            </w:t>
            </w:r>
            <w:r>
              <w:t xml:space="preserve">                             </w:t>
            </w:r>
          </w:p>
        </w:tc>
      </w:tr>
    </w:tbl>
    <w:p w:rsidR="002521AB" w:rsidRDefault="002521AB">
      <w:pPr>
        <w:jc w:val="center"/>
      </w:pPr>
    </w:p>
    <w:p w:rsidR="002521AB" w:rsidRDefault="002521AB">
      <w:pPr>
        <w:jc w:val="center"/>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2521AB" w:rsidRPr="008B4B62" w:rsidTr="003D2325">
        <w:trPr>
          <w:jc w:val="center"/>
        </w:trPr>
        <w:tc>
          <w:tcPr>
            <w:tcW w:w="10773" w:type="dxa"/>
            <w:shd w:val="clear" w:color="auto" w:fill="FF0000"/>
          </w:tcPr>
          <w:p w:rsidR="002521AB" w:rsidRPr="002521AB" w:rsidRDefault="002521AB" w:rsidP="004407C7">
            <w:pPr>
              <w:pStyle w:val="Kop2"/>
            </w:pPr>
            <w:r w:rsidRPr="002521AB">
              <w:t xml:space="preserve">Hazards Associated with a </w:t>
            </w:r>
            <w:r>
              <w:t xml:space="preserve">Lithium-Ion </w:t>
            </w:r>
            <w:r w:rsidRPr="002521AB">
              <w:t>Battery Fire</w:t>
            </w:r>
            <w:r w:rsidR="00B17BEE">
              <w:t xml:space="preserve">                          Page 6</w:t>
            </w:r>
            <w:r w:rsidR="004407C7">
              <w:t>.</w:t>
            </w:r>
          </w:p>
        </w:tc>
      </w:tr>
    </w:tbl>
    <w:p w:rsidR="002521AB" w:rsidRDefault="002521AB">
      <w:pPr>
        <w:jc w:val="center"/>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2521AB" w:rsidRPr="008B4B62" w:rsidTr="003D2325">
        <w:trPr>
          <w:jc w:val="center"/>
        </w:trPr>
        <w:tc>
          <w:tcPr>
            <w:tcW w:w="10773" w:type="dxa"/>
            <w:shd w:val="clear" w:color="auto" w:fill="73DF07"/>
          </w:tcPr>
          <w:p w:rsidR="002521AB" w:rsidRPr="000A7DF2" w:rsidRDefault="002521AB" w:rsidP="004407C7">
            <w:pPr>
              <w:pStyle w:val="Kop2"/>
            </w:pPr>
            <w:r>
              <w:t>Environmental Aspects</w:t>
            </w:r>
            <w:r w:rsidR="004407C7">
              <w:t xml:space="preserve">                                                                         </w:t>
            </w:r>
            <w:r w:rsidR="00B17BEE">
              <w:t>Page 8</w:t>
            </w:r>
            <w:r w:rsidR="004407C7">
              <w:t>.</w:t>
            </w:r>
          </w:p>
        </w:tc>
      </w:tr>
    </w:tbl>
    <w:p w:rsidR="002521AB" w:rsidRDefault="002521AB">
      <w:pPr>
        <w:jc w:val="center"/>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2521AB" w:rsidRPr="008B4B62" w:rsidTr="003D2325">
        <w:trPr>
          <w:jc w:val="center"/>
        </w:trPr>
        <w:tc>
          <w:tcPr>
            <w:tcW w:w="10773" w:type="dxa"/>
            <w:shd w:val="clear" w:color="auto" w:fill="FF6600"/>
          </w:tcPr>
          <w:p w:rsidR="002521AB" w:rsidRPr="000A7DF2" w:rsidRDefault="002521AB" w:rsidP="004407C7">
            <w:pPr>
              <w:pStyle w:val="Kop2"/>
            </w:pPr>
            <w:r w:rsidRPr="00447D97">
              <w:t xml:space="preserve">Damaged </w:t>
            </w:r>
            <w:r>
              <w:t>Lithium-Ion batteries</w:t>
            </w:r>
            <w:r w:rsidRPr="00447D97">
              <w:t xml:space="preserve">: additional precautionary measures </w:t>
            </w:r>
            <w:r>
              <w:t>– reactivation of the battery.</w:t>
            </w:r>
            <w:r w:rsidR="004407C7">
              <w:t xml:space="preserve">                                                                    </w:t>
            </w:r>
            <w:r w:rsidR="00B17BEE">
              <w:t>Page 9</w:t>
            </w:r>
            <w:r w:rsidR="004407C7">
              <w:t>.</w:t>
            </w:r>
          </w:p>
        </w:tc>
      </w:tr>
    </w:tbl>
    <w:p w:rsidR="002521AB" w:rsidRDefault="002521AB">
      <w:pPr>
        <w:jc w:val="center"/>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2521AB" w:rsidRPr="008B4B62" w:rsidTr="003D2325">
        <w:trPr>
          <w:jc w:val="center"/>
        </w:trPr>
        <w:tc>
          <w:tcPr>
            <w:tcW w:w="10773" w:type="dxa"/>
            <w:shd w:val="clear" w:color="auto" w:fill="CCFFCC"/>
          </w:tcPr>
          <w:p w:rsidR="002521AB" w:rsidRPr="00A954EF" w:rsidRDefault="002521AB" w:rsidP="004407C7">
            <w:pPr>
              <w:pStyle w:val="Kop2"/>
              <w:rPr>
                <w:rStyle w:val="Subtielebenadrukking"/>
              </w:rPr>
            </w:pPr>
            <w:r w:rsidRPr="00742348">
              <w:t xml:space="preserve">Specific requirements for packaging, storage and transportation </w:t>
            </w:r>
            <w:r>
              <w:t xml:space="preserve">of </w:t>
            </w:r>
            <w:r w:rsidRPr="00742348">
              <w:t>damaged</w:t>
            </w:r>
            <w:r>
              <w:t xml:space="preserve"> Lithium-Ion</w:t>
            </w:r>
            <w:r w:rsidRPr="00742348">
              <w:t xml:space="preserve"> </w:t>
            </w:r>
            <w:r>
              <w:t xml:space="preserve">batteries </w:t>
            </w:r>
            <w:r w:rsidRPr="00742348">
              <w:t>and batteries</w:t>
            </w:r>
            <w:r>
              <w:t xml:space="preserve"> at end of life.</w:t>
            </w:r>
            <w:r w:rsidR="00B17BEE">
              <w:t xml:space="preserve">              Page 9</w:t>
            </w:r>
            <w:r w:rsidR="004407C7">
              <w:t>.</w:t>
            </w:r>
          </w:p>
        </w:tc>
      </w:tr>
    </w:tbl>
    <w:p w:rsidR="002521AB" w:rsidRDefault="002521AB" w:rsidP="002521AB"/>
    <w:p w:rsidR="002521AB" w:rsidRDefault="002521AB" w:rsidP="006733D1"/>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B74268" w:rsidRPr="008B4B62" w:rsidTr="00B74268">
        <w:trPr>
          <w:jc w:val="center"/>
        </w:trPr>
        <w:tc>
          <w:tcPr>
            <w:tcW w:w="10773" w:type="dxa"/>
            <w:shd w:val="clear" w:color="auto" w:fill="auto"/>
          </w:tcPr>
          <w:p w:rsidR="00B74268" w:rsidRPr="00A954EF" w:rsidRDefault="00991043" w:rsidP="00991043">
            <w:pPr>
              <w:pStyle w:val="Kop2"/>
              <w:rPr>
                <w:rStyle w:val="Subtielebenadrukking"/>
              </w:rPr>
            </w:pPr>
            <w:r>
              <w:t xml:space="preserve">Explanation </w:t>
            </w:r>
            <w:r w:rsidR="006733D1">
              <w:t>Used Symbols</w:t>
            </w:r>
            <w:r w:rsidR="00B74268">
              <w:t xml:space="preserve">                                           </w:t>
            </w:r>
            <w:r>
              <w:t xml:space="preserve">              </w:t>
            </w:r>
            <w:r w:rsidR="006733D1">
              <w:t xml:space="preserve"> </w:t>
            </w:r>
            <w:r w:rsidR="00B17BEE">
              <w:t xml:space="preserve">      </w:t>
            </w:r>
            <w:r w:rsidR="006733D1">
              <w:t xml:space="preserve"> </w:t>
            </w:r>
            <w:r w:rsidR="00B17BEE">
              <w:t>Page 11</w:t>
            </w:r>
            <w:r w:rsidR="00B74268">
              <w:t>.</w:t>
            </w:r>
          </w:p>
        </w:tc>
      </w:tr>
    </w:tbl>
    <w:p w:rsidR="00B74268" w:rsidRDefault="00B74268">
      <w:pPr>
        <w:jc w:val="center"/>
      </w:pPr>
    </w:p>
    <w:p w:rsidR="00B74268" w:rsidRDefault="00B74268" w:rsidP="0083608A"/>
    <w:p w:rsidR="00523575" w:rsidRDefault="00523575"/>
    <w:p w:rsidR="00523575" w:rsidRDefault="00523575">
      <w:r>
        <w:t>Note:</w:t>
      </w:r>
    </w:p>
    <w:p w:rsidR="00523575" w:rsidRDefault="00523575">
      <w:r w:rsidRPr="00523575">
        <w:rPr>
          <w:b/>
        </w:rPr>
        <w:t>First responders</w:t>
      </w:r>
      <w:r>
        <w:t>: Fire Fighters, Police, Medical personal, E</w:t>
      </w:r>
      <w:r w:rsidR="006D18C2">
        <w:t xml:space="preserve">mergency Medical </w:t>
      </w:r>
      <w:r>
        <w:t>T</w:t>
      </w:r>
      <w:r w:rsidR="006D18C2">
        <w:t>ransporters</w:t>
      </w:r>
      <w:r>
        <w:t>.</w:t>
      </w:r>
    </w:p>
    <w:p w:rsidR="002521AB" w:rsidRDefault="00523575" w:rsidP="00E95264">
      <w:r w:rsidRPr="00523575">
        <w:rPr>
          <w:b/>
        </w:rPr>
        <w:t>Second responders</w:t>
      </w:r>
      <w:r>
        <w:t>: T</w:t>
      </w:r>
      <w:r w:rsidR="008F086A">
        <w:t>owing and maintenance personnel,…</w:t>
      </w:r>
      <w:r w:rsidR="002521AB">
        <w:br w:type="page"/>
      </w:r>
    </w:p>
    <w:tbl>
      <w:tblPr>
        <w:tblStyle w:val="Tabelraster"/>
        <w:tblW w:w="1101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95"/>
        <w:gridCol w:w="5324"/>
      </w:tblGrid>
      <w:tr w:rsidR="00157086" w:rsidRPr="008B4B62" w:rsidTr="00D02842">
        <w:trPr>
          <w:jc w:val="center"/>
        </w:trPr>
        <w:tc>
          <w:tcPr>
            <w:tcW w:w="11019" w:type="dxa"/>
            <w:gridSpan w:val="2"/>
          </w:tcPr>
          <w:p w:rsidR="00DA45AD" w:rsidRDefault="00DA45AD" w:rsidP="00157086">
            <w:pPr>
              <w:pStyle w:val="Kop1"/>
            </w:pPr>
          </w:p>
          <w:p w:rsidR="00CB4C57" w:rsidRPr="00CB4C57" w:rsidRDefault="00CB4C57" w:rsidP="00CB4C57"/>
          <w:p w:rsidR="00053848" w:rsidRPr="00053848" w:rsidRDefault="00053848" w:rsidP="00053848">
            <w:pPr>
              <w:pStyle w:val="Kop1"/>
            </w:pPr>
            <w:r w:rsidRPr="00053848">
              <w:t>INFORMATION FOR FIRST AND SECOND RESPONDERS</w:t>
            </w:r>
          </w:p>
          <w:p w:rsidR="00CB4C57" w:rsidRPr="00053848" w:rsidRDefault="00053848" w:rsidP="00053848">
            <w:pPr>
              <w:rPr>
                <w:b/>
                <w:color w:val="FF0000"/>
              </w:rPr>
            </w:pPr>
            <w:r w:rsidRPr="00053848">
              <w:t xml:space="preserve">                              </w:t>
            </w:r>
            <w:r w:rsidR="009D5F76">
              <w:t xml:space="preserve">                           </w:t>
            </w:r>
            <w:r w:rsidR="00DC6378">
              <w:t xml:space="preserve"> </w:t>
            </w:r>
            <w:r w:rsidR="009D5F76" w:rsidRPr="009D5F76">
              <w:rPr>
                <w:b/>
                <w:color w:val="FF0000"/>
              </w:rPr>
              <w:t>RESCUE AND</w:t>
            </w:r>
            <w:r w:rsidR="009D5F76" w:rsidRPr="009D5F76">
              <w:rPr>
                <w:color w:val="FF0000"/>
              </w:rPr>
              <w:t xml:space="preserve"> </w:t>
            </w:r>
            <w:r w:rsidRPr="00053848">
              <w:rPr>
                <w:b/>
                <w:color w:val="FF0000"/>
              </w:rPr>
              <w:t>TRAINING MANUAL</w:t>
            </w:r>
          </w:p>
          <w:p w:rsidR="00CB4C57" w:rsidRPr="00CB4C57" w:rsidRDefault="009D5F76" w:rsidP="009D5F76">
            <w:pPr>
              <w:pStyle w:val="Kop1"/>
              <w:jc w:val="left"/>
            </w:pPr>
            <w:r>
              <w:t xml:space="preserve">                                                </w:t>
            </w:r>
            <w:r w:rsidR="00CB4C57" w:rsidRPr="00CB4C57">
              <w:t>HIGH VOLTAGE (HV) LITHIUM-ION BATTERIES</w:t>
            </w:r>
          </w:p>
          <w:p w:rsidR="00CB4C57" w:rsidRPr="00CB4C57" w:rsidRDefault="00CB4C57" w:rsidP="00CB4C57">
            <w:pPr>
              <w:jc w:val="center"/>
            </w:pPr>
          </w:p>
          <w:p w:rsidR="00CB4C57" w:rsidRDefault="00CB4C57" w:rsidP="00CB4C57">
            <w:pPr>
              <w:pStyle w:val="Kop1"/>
            </w:pPr>
            <w:r w:rsidRPr="00CB4C57">
              <w:t xml:space="preserve">IN AN HYBRID </w:t>
            </w:r>
            <w:r w:rsidR="00053848">
              <w:t xml:space="preserve">(HEV), PLUG-IN HYBRID (PHEV), </w:t>
            </w:r>
            <w:r w:rsidRPr="00CB4C57">
              <w:t>FULL ELECTRIC VEHICLE (EV)</w:t>
            </w:r>
          </w:p>
          <w:p w:rsidR="00053848" w:rsidRPr="00053848" w:rsidRDefault="00053848" w:rsidP="00053848">
            <w:pPr>
              <w:rPr>
                <w:b/>
                <w:color w:val="FF0000"/>
              </w:rPr>
            </w:pPr>
            <w:r w:rsidRPr="00053848">
              <w:rPr>
                <w:b/>
                <w:color w:val="FF0000"/>
              </w:rPr>
              <w:t xml:space="preserve">                                        </w:t>
            </w:r>
            <w:r>
              <w:rPr>
                <w:b/>
                <w:color w:val="FF0000"/>
              </w:rPr>
              <w:t xml:space="preserve">        </w:t>
            </w:r>
            <w:r w:rsidRPr="00053848">
              <w:rPr>
                <w:b/>
                <w:color w:val="FF0000"/>
              </w:rPr>
              <w:t>AND FUEL CELL ELECTRIC VEHICLE (FCEV)</w:t>
            </w:r>
          </w:p>
          <w:p w:rsidR="009971B4" w:rsidRPr="009971B4" w:rsidRDefault="009971B4" w:rsidP="009971B4"/>
          <w:p w:rsidR="00157086" w:rsidRPr="00F77435" w:rsidRDefault="00157086" w:rsidP="00157086">
            <w:pPr>
              <w:pStyle w:val="Ondertitel"/>
              <w:rPr>
                <w:color w:val="0070C0"/>
              </w:rPr>
            </w:pPr>
            <w:r w:rsidRPr="00F77435">
              <w:rPr>
                <w:color w:val="0070C0"/>
              </w:rPr>
              <w:t>BRAND/TYPE OF VEHICLE</w:t>
            </w:r>
          </w:p>
          <w:p w:rsidR="00157086" w:rsidRPr="00633B61" w:rsidRDefault="00157086" w:rsidP="00157086">
            <w:pPr>
              <w:pStyle w:val="Kop3"/>
              <w:jc w:val="center"/>
            </w:pPr>
          </w:p>
        </w:tc>
      </w:tr>
      <w:tr w:rsidR="00157086" w:rsidRPr="008B4B62" w:rsidTr="00D02842">
        <w:trPr>
          <w:jc w:val="center"/>
        </w:trPr>
        <w:tc>
          <w:tcPr>
            <w:tcW w:w="5695" w:type="dxa"/>
          </w:tcPr>
          <w:p w:rsidR="00157086" w:rsidRPr="00F77435" w:rsidRDefault="00B74268" w:rsidP="00157086">
            <w:pPr>
              <w:rPr>
                <w:color w:val="0070C0"/>
              </w:rPr>
            </w:pPr>
            <w:r>
              <w:rPr>
                <w:b/>
              </w:rPr>
              <w:t xml:space="preserve">Manufacturer vehicle </w:t>
            </w:r>
            <w:r w:rsidR="00157086" w:rsidRPr="00157086">
              <w:rPr>
                <w:b/>
              </w:rPr>
              <w:t>:</w:t>
            </w:r>
            <w:r w:rsidR="00157086" w:rsidRPr="008B4B62">
              <w:t xml:space="preserve"> </w:t>
            </w:r>
            <w:r w:rsidR="00157086" w:rsidRPr="00F77435">
              <w:rPr>
                <w:rStyle w:val="OndertitelChar"/>
                <w:color w:val="0070C0"/>
              </w:rPr>
              <w:t>XXX</w:t>
            </w:r>
            <w:r w:rsidR="00157086" w:rsidRPr="00F77435">
              <w:rPr>
                <w:color w:val="0070C0"/>
              </w:rPr>
              <w:t xml:space="preserve"> </w:t>
            </w:r>
          </w:p>
          <w:p w:rsidR="00157086" w:rsidRPr="00633B61" w:rsidRDefault="00157086" w:rsidP="00157086">
            <w:pPr>
              <w:pStyle w:val="Kop3"/>
            </w:pPr>
            <w:r w:rsidRPr="008B4B62">
              <w:t xml:space="preserve">Info in case of emergency: </w:t>
            </w:r>
            <w:r w:rsidRPr="00F77435">
              <w:rPr>
                <w:rStyle w:val="OndertitelChar"/>
                <w:b/>
                <w:color w:val="0070C0"/>
              </w:rPr>
              <w:t>XXX</w:t>
            </w:r>
          </w:p>
        </w:tc>
        <w:tc>
          <w:tcPr>
            <w:tcW w:w="5324" w:type="dxa"/>
          </w:tcPr>
          <w:p w:rsidR="00DA45AD" w:rsidRPr="00C5302B" w:rsidRDefault="00DA45AD" w:rsidP="00DA45AD">
            <w:pPr>
              <w:rPr>
                <w:color w:val="2B03BD"/>
              </w:rPr>
            </w:pPr>
            <w:r>
              <w:t xml:space="preserve">                            </w:t>
            </w:r>
            <w:r w:rsidR="00C5302B">
              <w:t xml:space="preserve">                     Version: </w:t>
            </w:r>
            <w:r w:rsidR="00296DE2">
              <w:rPr>
                <w:b/>
                <w:color w:val="0070C0"/>
              </w:rPr>
              <w:t>17</w:t>
            </w:r>
            <w:r w:rsidR="00B74268">
              <w:rPr>
                <w:b/>
                <w:color w:val="0070C0"/>
              </w:rPr>
              <w:t>/08/2014</w:t>
            </w:r>
          </w:p>
          <w:p w:rsidR="00157086" w:rsidRPr="00633B61" w:rsidRDefault="00DA45AD" w:rsidP="00157086">
            <w:pPr>
              <w:pStyle w:val="Kop3"/>
              <w:jc w:val="right"/>
            </w:pPr>
            <w:r>
              <w:t xml:space="preserve"> </w:t>
            </w:r>
          </w:p>
        </w:tc>
      </w:tr>
      <w:tr w:rsidR="00157086" w:rsidRPr="008B4B62" w:rsidTr="00D02842">
        <w:trPr>
          <w:jc w:val="center"/>
        </w:trPr>
        <w:tc>
          <w:tcPr>
            <w:tcW w:w="11019" w:type="dxa"/>
            <w:gridSpan w:val="2"/>
            <w:shd w:val="clear" w:color="auto" w:fill="BFBFBF" w:themeFill="background1" w:themeFillShade="BF"/>
          </w:tcPr>
          <w:p w:rsidR="00157086" w:rsidRPr="00633B61" w:rsidRDefault="002521AB" w:rsidP="000932A0">
            <w:pPr>
              <w:pStyle w:val="Kop2"/>
              <w:numPr>
                <w:ilvl w:val="0"/>
                <w:numId w:val="3"/>
              </w:numPr>
            </w:pPr>
            <w:r>
              <w:t>GENERAL INFORMATI</w:t>
            </w:r>
            <w:r w:rsidR="00280B74">
              <w:t xml:space="preserve">ON </w:t>
            </w:r>
          </w:p>
        </w:tc>
      </w:tr>
      <w:tr w:rsidR="00157086" w:rsidRPr="008B4B62" w:rsidTr="00D02842">
        <w:trPr>
          <w:jc w:val="center"/>
        </w:trPr>
        <w:tc>
          <w:tcPr>
            <w:tcW w:w="11019" w:type="dxa"/>
            <w:gridSpan w:val="2"/>
          </w:tcPr>
          <w:p w:rsidR="00D02842" w:rsidRPr="00747DBB" w:rsidRDefault="00747DBB" w:rsidP="00157086">
            <w:pPr>
              <w:pStyle w:val="Kop3"/>
              <w:rPr>
                <w:u w:val="single"/>
              </w:rPr>
            </w:pPr>
            <w:r w:rsidRPr="00747DBB">
              <w:rPr>
                <w:u w:val="single"/>
              </w:rPr>
              <w:t>1.1 Picture and information:</w:t>
            </w:r>
          </w:p>
          <w:p w:rsidR="00D02842" w:rsidRDefault="00D02842" w:rsidP="00157086">
            <w:pPr>
              <w:pStyle w:val="Kop3"/>
            </w:pPr>
          </w:p>
          <w:p w:rsidR="00D02842" w:rsidRDefault="00D02842" w:rsidP="00157086">
            <w:pPr>
              <w:pStyle w:val="Kop3"/>
            </w:pPr>
            <w:r w:rsidRPr="00D02842">
              <w:rPr>
                <w:noProof/>
                <w:lang w:val="nl-BE" w:eastAsia="nl-BE"/>
              </w:rPr>
              <mc:AlternateContent>
                <mc:Choice Requires="wps">
                  <w:drawing>
                    <wp:anchor distT="0" distB="0" distL="114300" distR="114300" simplePos="0" relativeHeight="251977216" behindDoc="0" locked="0" layoutInCell="1" allowOverlap="1" wp14:anchorId="7B95A864" wp14:editId="376A03A2">
                      <wp:simplePos x="0" y="0"/>
                      <wp:positionH relativeFrom="column">
                        <wp:posOffset>161925</wp:posOffset>
                      </wp:positionH>
                      <wp:positionV relativeFrom="paragraph">
                        <wp:posOffset>100330</wp:posOffset>
                      </wp:positionV>
                      <wp:extent cx="4942294" cy="2614107"/>
                      <wp:effectExtent l="57150" t="19050" r="67945" b="91440"/>
                      <wp:wrapNone/>
                      <wp:docPr id="21504" name="Rechthoek 21504"/>
                      <wp:cNvGraphicFramePr/>
                      <a:graphic xmlns:a="http://schemas.openxmlformats.org/drawingml/2006/main">
                        <a:graphicData uri="http://schemas.microsoft.com/office/word/2010/wordprocessingShape">
                          <wps:wsp>
                            <wps:cNvSpPr/>
                            <wps:spPr>
                              <a:xfrm>
                                <a:off x="0" y="0"/>
                                <a:ext cx="4942294" cy="2614107"/>
                              </a:xfrm>
                              <a:prstGeom prst="rect">
                                <a:avLst/>
                              </a:prstGeom>
                              <a:no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7C0D0" id="Rechthoek 21504" o:spid="_x0000_s1026" style="position:absolute;margin-left:12.75pt;margin-top:7.9pt;width:389.15pt;height:205.85pt;z-index:25197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" filled="f" strokecolor="#4a7ebb">
                      <v:shadow on="t" color="black" opacity="22937f" origin=",.5" offset="0,.63889mm"/>
                    </v:rect>
                  </w:pict>
                </mc:Fallback>
              </mc:AlternateContent>
            </w:r>
          </w:p>
          <w:p w:rsidR="00D02842" w:rsidRDefault="00D02842" w:rsidP="00157086">
            <w:pPr>
              <w:pStyle w:val="Kop3"/>
            </w:pPr>
            <w:r>
              <w:rPr>
                <w:noProof/>
                <w:lang w:val="nl-BE" w:eastAsia="nl-BE"/>
              </w:rPr>
              <w:drawing>
                <wp:anchor distT="0" distB="0" distL="114300" distR="114300" simplePos="0" relativeHeight="251978240" behindDoc="0" locked="0" layoutInCell="1" allowOverlap="1" wp14:anchorId="6F6890C1" wp14:editId="19863A98">
                  <wp:simplePos x="0" y="0"/>
                  <wp:positionH relativeFrom="column">
                    <wp:posOffset>5442585</wp:posOffset>
                  </wp:positionH>
                  <wp:positionV relativeFrom="paragraph">
                    <wp:posOffset>10160</wp:posOffset>
                  </wp:positionV>
                  <wp:extent cx="1036320" cy="1061085"/>
                  <wp:effectExtent l="0" t="0" r="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6320" cy="1061085"/>
                          </a:xfrm>
                          <a:prstGeom prst="rect">
                            <a:avLst/>
                          </a:prstGeom>
                          <a:noFill/>
                        </pic:spPr>
                      </pic:pic>
                    </a:graphicData>
                  </a:graphic>
                  <wp14:sizeRelH relativeFrom="page">
                    <wp14:pctWidth>0</wp14:pctWidth>
                  </wp14:sizeRelH>
                  <wp14:sizeRelV relativeFrom="page">
                    <wp14:pctHeight>0</wp14:pctHeight>
                  </wp14:sizeRelV>
                </wp:anchor>
              </w:drawing>
            </w:r>
          </w:p>
          <w:p w:rsidR="00D02842" w:rsidRDefault="00D02842" w:rsidP="00D02842">
            <w:pPr>
              <w:pStyle w:val="Kop3"/>
              <w:tabs>
                <w:tab w:val="left" w:pos="2295"/>
              </w:tabs>
              <w:rPr>
                <w:b w:val="0"/>
                <w:lang w:val="en-US"/>
              </w:rPr>
            </w:pPr>
            <w:r>
              <w:rPr>
                <w:lang w:val="en-US"/>
              </w:rPr>
              <w:tab/>
            </w:r>
            <w:r>
              <w:rPr>
                <w:b w:val="0"/>
                <w:lang w:val="en-US"/>
              </w:rPr>
              <w:t>Image: minimum 1 MB</w:t>
            </w:r>
          </w:p>
          <w:p w:rsidR="00D02842" w:rsidRPr="00D02842" w:rsidRDefault="00D02842" w:rsidP="00D02842">
            <w:pPr>
              <w:pStyle w:val="Kop3"/>
              <w:tabs>
                <w:tab w:val="left" w:pos="2295"/>
              </w:tabs>
              <w:rPr>
                <w:b w:val="0"/>
                <w:lang w:val="en-US"/>
              </w:rPr>
            </w:pPr>
            <w:r>
              <w:rPr>
                <w:b w:val="0"/>
                <w:lang w:val="en-US"/>
              </w:rPr>
              <w:t xml:space="preserve">                                     Scanned image: minimum 300 DPI </w:t>
            </w: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r>
              <w:rPr>
                <w:noProof/>
                <w:lang w:val="nl-BE" w:eastAsia="nl-BE"/>
              </w:rPr>
              <w:drawing>
                <wp:anchor distT="0" distB="0" distL="114300" distR="114300" simplePos="0" relativeHeight="251979264" behindDoc="0" locked="0" layoutInCell="1" allowOverlap="1" wp14:anchorId="4D82A412" wp14:editId="27DD31FD">
                  <wp:simplePos x="0" y="0"/>
                  <wp:positionH relativeFrom="column">
                    <wp:posOffset>5423535</wp:posOffset>
                  </wp:positionH>
                  <wp:positionV relativeFrom="paragraph">
                    <wp:posOffset>106045</wp:posOffset>
                  </wp:positionV>
                  <wp:extent cx="1115695" cy="969645"/>
                  <wp:effectExtent l="0" t="0" r="8255" b="19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969645"/>
                          </a:xfrm>
                          <a:prstGeom prst="rect">
                            <a:avLst/>
                          </a:prstGeom>
                          <a:noFill/>
                        </pic:spPr>
                      </pic:pic>
                    </a:graphicData>
                  </a:graphic>
                  <wp14:sizeRelH relativeFrom="page">
                    <wp14:pctWidth>0</wp14:pctWidth>
                  </wp14:sizeRelH>
                  <wp14:sizeRelV relativeFrom="page">
                    <wp14:pctHeight>0</wp14:pctHeight>
                  </wp14:sizeRelV>
                </wp:anchor>
              </w:drawing>
            </w: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p>
          <w:p w:rsidR="00D02842" w:rsidRDefault="00D02842" w:rsidP="00157086">
            <w:pPr>
              <w:pStyle w:val="Kop3"/>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02331E" w:rsidRPr="00157086" w:rsidTr="00280B74">
              <w:trPr>
                <w:jc w:val="center"/>
              </w:trPr>
              <w:tc>
                <w:tcPr>
                  <w:tcW w:w="10773" w:type="dxa"/>
                </w:tcPr>
                <w:p w:rsidR="0002331E" w:rsidRDefault="0002331E" w:rsidP="0002331E"/>
                <w:tbl>
                  <w:tblPr>
                    <w:tblStyle w:val="Tabelraster"/>
                    <w:tblW w:w="0" w:type="auto"/>
                    <w:tblLook w:val="04A0" w:firstRow="1" w:lastRow="0" w:firstColumn="1" w:lastColumn="0" w:noHBand="0" w:noVBand="1"/>
                  </w:tblPr>
                  <w:tblGrid>
                    <w:gridCol w:w="3514"/>
                    <w:gridCol w:w="3514"/>
                    <w:gridCol w:w="3514"/>
                  </w:tblGrid>
                  <w:tr w:rsidR="0002331E" w:rsidTr="00280B74">
                    <w:tc>
                      <w:tcPr>
                        <w:tcW w:w="3514" w:type="dxa"/>
                      </w:tcPr>
                      <w:p w:rsidR="0002331E" w:rsidRDefault="0002331E" w:rsidP="0002331E">
                        <w:r w:rsidRPr="008B4B62">
                          <w:rPr>
                            <w:lang w:val="en-US"/>
                          </w:rPr>
                          <w:t>High voltage battery</w:t>
                        </w:r>
                      </w:p>
                    </w:tc>
                    <w:tc>
                      <w:tcPr>
                        <w:tcW w:w="3514" w:type="dxa"/>
                      </w:tcPr>
                      <w:p w:rsidR="0002331E" w:rsidRDefault="0002331E" w:rsidP="0002331E">
                        <w:r>
                          <w:t>Type of Li-ion battery</w:t>
                        </w:r>
                      </w:p>
                    </w:tc>
                    <w:tc>
                      <w:tcPr>
                        <w:tcW w:w="3514" w:type="dxa"/>
                      </w:tcPr>
                      <w:p w:rsidR="0002331E" w:rsidRDefault="0002331E" w:rsidP="0002331E">
                        <w:r>
                          <w:rPr>
                            <w:lang w:val="en-US"/>
                          </w:rPr>
                          <w:t>Info</w:t>
                        </w:r>
                      </w:p>
                    </w:tc>
                  </w:tr>
                  <w:tr w:rsidR="0002331E" w:rsidTr="00280B74">
                    <w:tc>
                      <w:tcPr>
                        <w:tcW w:w="3514" w:type="dxa"/>
                      </w:tcPr>
                      <w:p w:rsidR="0002331E" w:rsidRDefault="0002331E" w:rsidP="000932A0">
                        <w:pPr>
                          <w:pStyle w:val="Lijstalinea"/>
                          <w:numPr>
                            <w:ilvl w:val="0"/>
                            <w:numId w:val="4"/>
                          </w:numPr>
                        </w:pPr>
                        <w:r>
                          <w:t xml:space="preserve"> High Voltage Battery</w:t>
                        </w:r>
                      </w:p>
                      <w:p w:rsidR="0002331E" w:rsidRPr="00120D5C" w:rsidRDefault="0002331E" w:rsidP="0002331E">
                        <w:pPr>
                          <w:pStyle w:val="Lijstalinea"/>
                          <w:rPr>
                            <w:b/>
                            <w:color w:val="0070C0"/>
                          </w:rPr>
                        </w:pPr>
                        <w:r>
                          <w:t xml:space="preserve"> Type: </w:t>
                        </w:r>
                        <w:r w:rsidRPr="00120D5C">
                          <w:rPr>
                            <w:b/>
                            <w:color w:val="0070C0"/>
                          </w:rPr>
                          <w:t>(e.g. Li ION)</w:t>
                        </w:r>
                      </w:p>
                      <w:p w:rsidR="0002331E" w:rsidRDefault="0002331E" w:rsidP="0002331E"/>
                      <w:p w:rsidR="0002331E" w:rsidRDefault="0002331E" w:rsidP="0002331E"/>
                      <w:p w:rsidR="0002331E" w:rsidRDefault="0002331E" w:rsidP="0002331E"/>
                      <w:p w:rsidR="0002331E" w:rsidRDefault="0002331E" w:rsidP="0002331E"/>
                      <w:p w:rsidR="0002331E" w:rsidRDefault="0002331E" w:rsidP="0002331E"/>
                    </w:tc>
                    <w:tc>
                      <w:tcPr>
                        <w:tcW w:w="3514" w:type="dxa"/>
                      </w:tcPr>
                      <w:p w:rsidR="0002331E" w:rsidRPr="00120D5C" w:rsidRDefault="00280B74" w:rsidP="0002331E">
                        <w:pPr>
                          <w:rPr>
                            <w:b/>
                          </w:rPr>
                        </w:pPr>
                        <w:r>
                          <w:rPr>
                            <w:b/>
                            <w:color w:val="0070C0"/>
                          </w:rPr>
                          <w:t>XXX</w:t>
                        </w:r>
                      </w:p>
                    </w:tc>
                    <w:tc>
                      <w:tcPr>
                        <w:tcW w:w="3514" w:type="dxa"/>
                      </w:tcPr>
                      <w:p w:rsidR="0002331E" w:rsidRDefault="0002331E" w:rsidP="0002331E">
                        <w:r>
                          <w:t>xxx Volt (nominal) battery pack consisting of xxx Volt cells connected in a series-parallel circuit.</w:t>
                        </w:r>
                      </w:p>
                      <w:p w:rsidR="0002331E" w:rsidRDefault="00280B74" w:rsidP="0002331E">
                        <w:r>
                          <w:rPr>
                            <w:b/>
                            <w:color w:val="0070C0"/>
                          </w:rPr>
                          <w:t>XXX</w:t>
                        </w:r>
                        <w:r w:rsidR="0002331E" w:rsidRPr="00120D5C">
                          <w:rPr>
                            <w:b/>
                          </w:rPr>
                          <w:t xml:space="preserve"> </w:t>
                        </w:r>
                        <w:r w:rsidR="0002331E">
                          <w:t>kg.</w:t>
                        </w:r>
                      </w:p>
                    </w:tc>
                  </w:tr>
                </w:tbl>
                <w:p w:rsidR="0002331E" w:rsidRDefault="0002331E" w:rsidP="0002331E"/>
                <w:p w:rsidR="0002331E" w:rsidRPr="00157086" w:rsidRDefault="0002331E" w:rsidP="0002331E"/>
              </w:tc>
            </w:tr>
          </w:tbl>
          <w:p w:rsidR="00D02842" w:rsidRDefault="00D02842" w:rsidP="00157086">
            <w:pPr>
              <w:pStyle w:val="Kop3"/>
            </w:pPr>
          </w:p>
          <w:p w:rsidR="00D02842" w:rsidRDefault="00D02842" w:rsidP="00157086">
            <w:pPr>
              <w:pStyle w:val="Kop3"/>
            </w:pPr>
          </w:p>
          <w:p w:rsidR="00120D5C" w:rsidRDefault="00120D5C" w:rsidP="00120D5C"/>
          <w:p w:rsidR="00120D5C" w:rsidRDefault="00120D5C" w:rsidP="00120D5C"/>
          <w:p w:rsidR="00120D5C" w:rsidRDefault="00120D5C" w:rsidP="00120D5C"/>
          <w:p w:rsidR="00120D5C" w:rsidRDefault="00120D5C" w:rsidP="00120D5C"/>
          <w:p w:rsidR="00120D5C" w:rsidRDefault="00120D5C" w:rsidP="00120D5C"/>
          <w:p w:rsidR="00120D5C" w:rsidRDefault="00120D5C" w:rsidP="00120D5C"/>
          <w:p w:rsidR="00120D5C" w:rsidRDefault="00120D5C" w:rsidP="00120D5C"/>
          <w:p w:rsidR="00120D5C" w:rsidRDefault="00120D5C" w:rsidP="00120D5C"/>
          <w:p w:rsidR="00120D5C" w:rsidRPr="00120D5C" w:rsidRDefault="00120D5C" w:rsidP="00120D5C"/>
          <w:p w:rsidR="00157086" w:rsidRPr="00747DBB" w:rsidRDefault="0076165A" w:rsidP="00157086">
            <w:pPr>
              <w:pStyle w:val="Kop3"/>
              <w:rPr>
                <w:u w:val="single"/>
              </w:rPr>
            </w:pPr>
            <w:r>
              <w:rPr>
                <w:u w:val="single"/>
              </w:rPr>
              <w:t>1</w:t>
            </w:r>
            <w:r w:rsidR="00747DBB" w:rsidRPr="00747DBB">
              <w:rPr>
                <w:u w:val="single"/>
              </w:rPr>
              <w:t>.2</w:t>
            </w:r>
            <w:r w:rsidR="00157086" w:rsidRPr="00747DBB">
              <w:rPr>
                <w:u w:val="single"/>
              </w:rPr>
              <w:t xml:space="preserve"> General considerations in the event of damage to or fire involving an electric vehicle (EV) or hybrid-electric vehicle (HEV):</w:t>
            </w:r>
          </w:p>
          <w:p w:rsidR="00CD4B3F" w:rsidRPr="0002331E" w:rsidRDefault="0002331E" w:rsidP="000932A0">
            <w:pPr>
              <w:numPr>
                <w:ilvl w:val="0"/>
                <w:numId w:val="1"/>
              </w:numPr>
              <w:ind w:left="630"/>
              <w:contextualSpacing/>
            </w:pPr>
            <w:r w:rsidRPr="0002331E">
              <w:t>Always follow the “safety considerations” about the specific vehicle as supply by the car manufacturer.</w:t>
            </w:r>
          </w:p>
          <w:p w:rsidR="0002331E" w:rsidRPr="0002331E" w:rsidRDefault="0002331E" w:rsidP="000932A0">
            <w:pPr>
              <w:numPr>
                <w:ilvl w:val="0"/>
                <w:numId w:val="1"/>
              </w:numPr>
              <w:ind w:left="630"/>
              <w:contextualSpacing/>
            </w:pPr>
            <w:r w:rsidRPr="0002331E">
              <w:t>Warn all responders</w:t>
            </w:r>
            <w:r w:rsidR="00B413FE">
              <w:t xml:space="preserve"> and dispatch/inform that an Hybrid, Electric our Fuel-Cell Vehicle is</w:t>
            </w:r>
            <w:r w:rsidRPr="0002331E">
              <w:t xml:space="preserve"> involved.</w:t>
            </w:r>
          </w:p>
          <w:p w:rsidR="00B413FE" w:rsidRPr="00B413FE" w:rsidRDefault="0002331E" w:rsidP="000932A0">
            <w:pPr>
              <w:numPr>
                <w:ilvl w:val="0"/>
                <w:numId w:val="1"/>
              </w:numPr>
              <w:ind w:left="630"/>
              <w:contextualSpacing/>
              <w:rPr>
                <w:lang w:val="en-US"/>
              </w:rPr>
            </w:pPr>
            <w:r w:rsidRPr="0002331E">
              <w:t xml:space="preserve">Always assume that the high voltage (HV) battery and associated components are energized and fully charged. </w:t>
            </w:r>
          </w:p>
          <w:p w:rsidR="0002331E" w:rsidRPr="00B413FE" w:rsidRDefault="0002331E" w:rsidP="000932A0">
            <w:pPr>
              <w:numPr>
                <w:ilvl w:val="0"/>
                <w:numId w:val="1"/>
              </w:numPr>
              <w:ind w:left="630"/>
              <w:contextualSpacing/>
              <w:rPr>
                <w:lang w:val="en-US"/>
              </w:rPr>
            </w:pPr>
            <w:r w:rsidRPr="0002331E">
              <w:rPr>
                <w:lang w:val="en-US"/>
              </w:rPr>
              <w:t xml:space="preserve">Before handling battery cells or packs, remove all metal objects including rings, watches, belts, etc. </w:t>
            </w:r>
          </w:p>
          <w:p w:rsidR="0002331E" w:rsidRPr="0002331E" w:rsidRDefault="0002331E" w:rsidP="000932A0">
            <w:pPr>
              <w:numPr>
                <w:ilvl w:val="0"/>
                <w:numId w:val="1"/>
              </w:numPr>
              <w:ind w:left="630"/>
              <w:contextualSpacing/>
            </w:pPr>
            <w:r w:rsidRPr="0002331E">
              <w:t xml:space="preserve">Exposed electrical components, (orange) wires, and HV batteries present potential HV shock hazards even when the battery is partially or fully discharged.  </w:t>
            </w:r>
          </w:p>
          <w:p w:rsidR="0002331E" w:rsidRPr="0002331E" w:rsidRDefault="0002331E" w:rsidP="000932A0">
            <w:pPr>
              <w:numPr>
                <w:ilvl w:val="0"/>
                <w:numId w:val="1"/>
              </w:numPr>
              <w:ind w:left="630"/>
              <w:contextualSpacing/>
            </w:pPr>
            <w:r w:rsidRPr="0002331E">
              <w:t>Physical damage to the vehicle or HV battery may result in immediate or delayed release of toxic and/or flammable liquids and gases with a risk of fire.</w:t>
            </w:r>
          </w:p>
          <w:p w:rsidR="0002331E" w:rsidRPr="0002331E" w:rsidRDefault="0002331E" w:rsidP="000932A0">
            <w:pPr>
              <w:numPr>
                <w:ilvl w:val="0"/>
                <w:numId w:val="1"/>
              </w:numPr>
              <w:ind w:left="630"/>
              <w:contextualSpacing/>
            </w:pPr>
            <w:r w:rsidRPr="0002331E">
              <w:t>Venting/off-gassing HV battery vapours are potentially hazardous and flammable, and could contain hydrogen fluoride, carbon monoxide and carbon dioxide.</w:t>
            </w:r>
          </w:p>
          <w:p w:rsidR="0002331E" w:rsidRPr="0002331E" w:rsidRDefault="0002331E" w:rsidP="000932A0">
            <w:pPr>
              <w:numPr>
                <w:ilvl w:val="0"/>
                <w:numId w:val="1"/>
              </w:numPr>
              <w:ind w:left="630"/>
              <w:contextualSpacing/>
              <w:rPr>
                <w:lang w:val="en-US"/>
              </w:rPr>
            </w:pPr>
            <w:r w:rsidRPr="0002331E">
              <w:t xml:space="preserve">Leaking electrolyte from a </w:t>
            </w:r>
            <w:r w:rsidRPr="00CD4B3F">
              <w:t>Li-ion battery</w:t>
            </w:r>
            <w:r w:rsidRPr="0002331E">
              <w:t xml:space="preserve"> gives a typical sweet/ether-like odour.</w:t>
            </w:r>
            <w:r w:rsidRPr="0002331E">
              <w:rPr>
                <w:color w:val="000000" w:themeColor="text1"/>
                <w:kern w:val="24"/>
                <w:sz w:val="18"/>
                <w:szCs w:val="18"/>
                <w:lang w:val="en-US" w:eastAsia="en-US"/>
              </w:rPr>
              <w:t xml:space="preserve"> </w:t>
            </w:r>
          </w:p>
          <w:p w:rsidR="00B413FE" w:rsidRDefault="0002331E" w:rsidP="000932A0">
            <w:pPr>
              <w:numPr>
                <w:ilvl w:val="0"/>
                <w:numId w:val="1"/>
              </w:numPr>
              <w:ind w:left="630"/>
              <w:contextualSpacing/>
              <w:rPr>
                <w:lang w:val="en-US"/>
              </w:rPr>
            </w:pPr>
            <w:r w:rsidRPr="0002331E">
              <w:rPr>
                <w:lang w:val="en-US"/>
              </w:rPr>
              <w:t>A pungent sweet or acidic odor may be detected if casing is breached.</w:t>
            </w:r>
          </w:p>
          <w:p w:rsidR="0002331E" w:rsidRPr="00B413FE" w:rsidRDefault="00B413FE" w:rsidP="000932A0">
            <w:pPr>
              <w:numPr>
                <w:ilvl w:val="0"/>
                <w:numId w:val="1"/>
              </w:numPr>
              <w:ind w:left="630"/>
              <w:contextualSpacing/>
              <w:rPr>
                <w:lang w:val="en-US"/>
              </w:rPr>
            </w:pPr>
            <w:r w:rsidRPr="00B413FE">
              <w:rPr>
                <w:lang w:val="en-US"/>
              </w:rPr>
              <w:t>Parts of the battery (e.g. cells) may be ejected as projectile. When the inside cells of the battery are damaged flammable liquid may be expelled from the battery.</w:t>
            </w:r>
          </w:p>
          <w:p w:rsidR="0002331E" w:rsidRPr="00CD4B3F" w:rsidRDefault="0002331E" w:rsidP="000932A0">
            <w:pPr>
              <w:numPr>
                <w:ilvl w:val="0"/>
                <w:numId w:val="1"/>
              </w:numPr>
              <w:ind w:left="630"/>
              <w:contextualSpacing/>
              <w:rPr>
                <w:lang w:val="en-US"/>
              </w:rPr>
            </w:pPr>
            <w:r w:rsidRPr="0002331E">
              <w:t xml:space="preserve">When </w:t>
            </w:r>
            <w:r w:rsidRPr="00CD4B3F">
              <w:t>Li-ion batteries</w:t>
            </w:r>
            <w:r w:rsidRPr="0002331E">
              <w:t xml:space="preserve"> have been mechanically damaged there is a risk of fire as a result of a rapid temperature elevation in the battery due to e.g. an internal or external short circuit.  </w:t>
            </w:r>
            <w:r w:rsidRPr="0002331E">
              <w:rPr>
                <w:lang w:val="en-US"/>
              </w:rPr>
              <w:t>For battery fires involving packs with more than one lithium ion cell, the individual cell fires occur over a period of several seconds rather than simultaneously.</w:t>
            </w:r>
          </w:p>
          <w:p w:rsidR="0002331E" w:rsidRPr="0002331E" w:rsidRDefault="0002331E" w:rsidP="000932A0">
            <w:pPr>
              <w:numPr>
                <w:ilvl w:val="0"/>
                <w:numId w:val="1"/>
              </w:numPr>
              <w:ind w:left="630"/>
              <w:contextualSpacing/>
            </w:pPr>
            <w:r w:rsidRPr="0002331E">
              <w:t>As with any vehicle fire, the by-products of combustion can be hazardous and all individuals should be directed to move to a safe distance upwind and uphill from the vehicle fire and out of the way of oncoming traffic.</w:t>
            </w:r>
          </w:p>
          <w:p w:rsidR="0002331E" w:rsidRPr="0002331E" w:rsidRDefault="0002331E" w:rsidP="000932A0">
            <w:pPr>
              <w:numPr>
                <w:ilvl w:val="0"/>
                <w:numId w:val="1"/>
              </w:numPr>
              <w:ind w:left="630"/>
              <w:contextualSpacing/>
            </w:pPr>
            <w:r w:rsidRPr="0002331E">
              <w:t>When individual(s) are trapped in a vehicle with fire or leaking electrolyte, it is necessary to give them, immediately fresh air coming from a SCBA gear.</w:t>
            </w:r>
          </w:p>
          <w:p w:rsidR="00157086" w:rsidRPr="00633B61" w:rsidRDefault="00157086" w:rsidP="0002331E">
            <w:pPr>
              <w:pStyle w:val="Lijstalinea"/>
            </w:pPr>
          </w:p>
        </w:tc>
      </w:tr>
      <w:tr w:rsidR="00157086" w:rsidRPr="008B4B62" w:rsidTr="00D02842">
        <w:trPr>
          <w:jc w:val="center"/>
        </w:trPr>
        <w:tc>
          <w:tcPr>
            <w:tcW w:w="11019" w:type="dxa"/>
            <w:gridSpan w:val="2"/>
          </w:tcPr>
          <w:p w:rsidR="00CD4B3F" w:rsidRPr="00CD4B3F" w:rsidRDefault="0076165A" w:rsidP="00CD4B3F">
            <w:pPr>
              <w:outlineLvl w:val="2"/>
              <w:rPr>
                <w:b/>
                <w:u w:val="single"/>
              </w:rPr>
            </w:pPr>
            <w:r>
              <w:rPr>
                <w:b/>
                <w:u w:val="single"/>
              </w:rPr>
              <w:lastRenderedPageBreak/>
              <w:t>1</w:t>
            </w:r>
            <w:r w:rsidR="00747DBB" w:rsidRPr="00747DBB">
              <w:rPr>
                <w:b/>
                <w:u w:val="single"/>
              </w:rPr>
              <w:t>.3</w:t>
            </w:r>
            <w:r w:rsidR="00CD4B3F" w:rsidRPr="00CD4B3F">
              <w:rPr>
                <w:b/>
                <w:u w:val="single"/>
              </w:rPr>
              <w:t xml:space="preserve"> Classification</w:t>
            </w:r>
          </w:p>
          <w:p w:rsidR="00CD4B3F" w:rsidRPr="00CD4B3F" w:rsidRDefault="00CD4B3F" w:rsidP="00CD4B3F">
            <w:pPr>
              <w:ind w:left="758"/>
              <w:rPr>
                <w:color w:val="FF0000"/>
              </w:rPr>
            </w:pPr>
            <w:r w:rsidRPr="00CD4B3F">
              <w:t xml:space="preserve">Lithium-Ion Batteries are classified as Dangerous Goods for Transportation under </w:t>
            </w:r>
            <w:r w:rsidRPr="00D267C7">
              <w:t xml:space="preserve">UN 3480  </w:t>
            </w:r>
          </w:p>
          <w:p w:rsidR="00CD4B3F" w:rsidRPr="00CD4B3F" w:rsidRDefault="00CD4B3F" w:rsidP="00CD4B3F">
            <w:pPr>
              <w:ind w:left="758"/>
            </w:pPr>
            <w:r w:rsidRPr="00CD4B3F">
              <w:rPr>
                <w:noProof/>
                <w:lang w:val="nl-BE" w:eastAsia="nl-BE"/>
              </w:rPr>
              <w:drawing>
                <wp:anchor distT="0" distB="0" distL="114300" distR="114300" simplePos="0" relativeHeight="251986432" behindDoc="0" locked="0" layoutInCell="1" allowOverlap="1" wp14:anchorId="0617438C" wp14:editId="458712BF">
                  <wp:simplePos x="0" y="0"/>
                  <wp:positionH relativeFrom="column">
                    <wp:posOffset>4544695</wp:posOffset>
                  </wp:positionH>
                  <wp:positionV relativeFrom="paragraph">
                    <wp:posOffset>99060</wp:posOffset>
                  </wp:positionV>
                  <wp:extent cx="678815" cy="678815"/>
                  <wp:effectExtent l="0" t="0" r="6985" b="6985"/>
                  <wp:wrapSquare wrapText="bothSides"/>
                  <wp:docPr id="14" name="irc_mi" descr="http://www.qorpak.com/vimages/nf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qorpak.com/vimages/nfp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15" cy="67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B3F">
              <w:rPr>
                <w:noProof/>
                <w:lang w:val="nl-BE" w:eastAsia="nl-BE"/>
              </w:rPr>
              <w:drawing>
                <wp:anchor distT="0" distB="0" distL="114300" distR="114300" simplePos="0" relativeHeight="251985408" behindDoc="0" locked="0" layoutInCell="1" allowOverlap="1" wp14:anchorId="69E70EC3" wp14:editId="602E45D3">
                  <wp:simplePos x="0" y="0"/>
                  <wp:positionH relativeFrom="column">
                    <wp:posOffset>5686425</wp:posOffset>
                  </wp:positionH>
                  <wp:positionV relativeFrom="paragraph">
                    <wp:posOffset>79692</wp:posOffset>
                  </wp:positionV>
                  <wp:extent cx="686435" cy="674370"/>
                  <wp:effectExtent l="0" t="0" r="0" b="0"/>
                  <wp:wrapNone/>
                  <wp:docPr id="15" name="Image 1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435" cy="674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B3F">
              <w:t xml:space="preserve">Class of Hazard: </w:t>
            </w:r>
            <w:r w:rsidRPr="00D267C7">
              <w:t>Class 9 (Miscellaneous).</w:t>
            </w:r>
            <w:r w:rsidRPr="00CD4B3F">
              <w:rPr>
                <w:noProof/>
                <w:lang w:val="en-US" w:eastAsia="en-US"/>
              </w:rPr>
              <w:t xml:space="preserve"> </w:t>
            </w:r>
          </w:p>
          <w:p w:rsidR="00CD4B3F" w:rsidRPr="00CD4B3F" w:rsidRDefault="00CD4B3F" w:rsidP="00CD4B3F">
            <w:pPr>
              <w:ind w:left="758"/>
              <w:outlineLvl w:val="2"/>
              <w:rPr>
                <w:ins w:id="0" w:author="Todd F Mackintosh" w:date="2014-08-06T09:18:00Z"/>
              </w:rPr>
            </w:pPr>
          </w:p>
          <w:p w:rsidR="00CD4B3F" w:rsidRPr="0076165A" w:rsidRDefault="00CD4B3F" w:rsidP="00CD4B3F">
            <w:pPr>
              <w:ind w:left="758"/>
              <w:outlineLvl w:val="2"/>
              <w:rPr>
                <w:color w:val="3366FF"/>
                <w:sz w:val="24"/>
                <w:szCs w:val="24"/>
              </w:rPr>
            </w:pPr>
            <w:r w:rsidRPr="00CD4B3F">
              <w:t xml:space="preserve">NFPA Code: </w:t>
            </w:r>
            <w:r w:rsidRPr="0076165A">
              <w:rPr>
                <w:color w:val="3366FF"/>
                <w:sz w:val="24"/>
                <w:szCs w:val="24"/>
              </w:rPr>
              <w:t>XXX</w:t>
            </w:r>
          </w:p>
          <w:p w:rsidR="00CD4B3F" w:rsidRPr="00CD4B3F" w:rsidRDefault="00CD4B3F" w:rsidP="00CD4B3F"/>
          <w:p w:rsidR="007A32DC" w:rsidRPr="007A32DC" w:rsidRDefault="007A32DC" w:rsidP="001F1B39">
            <w:pPr>
              <w:pStyle w:val="Kop3"/>
              <w:ind w:left="758"/>
            </w:pPr>
          </w:p>
        </w:tc>
      </w:tr>
      <w:tr w:rsidR="008B4B62" w:rsidRPr="008B4B62" w:rsidTr="00D02842">
        <w:trPr>
          <w:jc w:val="center"/>
        </w:trPr>
        <w:tc>
          <w:tcPr>
            <w:tcW w:w="11019" w:type="dxa"/>
            <w:gridSpan w:val="2"/>
          </w:tcPr>
          <w:p w:rsidR="00633B61" w:rsidRPr="00747DBB" w:rsidRDefault="0076165A" w:rsidP="00633B61">
            <w:pPr>
              <w:pStyle w:val="Kop3"/>
              <w:rPr>
                <w:u w:val="single"/>
              </w:rPr>
            </w:pPr>
            <w:r>
              <w:rPr>
                <w:u w:val="single"/>
              </w:rPr>
              <w:t>1</w:t>
            </w:r>
            <w:r w:rsidR="00747DBB" w:rsidRPr="00747DBB">
              <w:rPr>
                <w:u w:val="single"/>
              </w:rPr>
              <w:t>.4</w:t>
            </w:r>
            <w:r w:rsidR="00633B61" w:rsidRPr="00747DBB">
              <w:rPr>
                <w:u w:val="single"/>
              </w:rPr>
              <w:t xml:space="preserve"> General first aid measures:</w:t>
            </w:r>
          </w:p>
          <w:p w:rsidR="00633B61" w:rsidRPr="00633B61" w:rsidRDefault="00633B61" w:rsidP="00633B61"/>
          <w:p w:rsidR="0076165A" w:rsidRDefault="0002331E" w:rsidP="0002331E">
            <w:pPr>
              <w:tabs>
                <w:tab w:val="left" w:pos="2160"/>
                <w:tab w:val="left" w:pos="5040"/>
                <w:tab w:val="left" w:pos="6480"/>
              </w:tabs>
            </w:pPr>
            <w:r w:rsidRPr="0076165A">
              <w:rPr>
                <w:rFonts w:eastAsiaTheme="minorHAnsi"/>
                <w:b/>
                <w:lang w:eastAsia="en-US"/>
              </w:rPr>
              <w:t xml:space="preserve">Cell/Electrolyte Mixture:  </w:t>
            </w:r>
            <w:r w:rsidRPr="0076165A">
              <w:t>The following actions are recommended if direct contact occurs with electrolyte</w:t>
            </w:r>
          </w:p>
          <w:p w:rsidR="0076165A" w:rsidRDefault="0076165A" w:rsidP="0002331E">
            <w:pPr>
              <w:tabs>
                <w:tab w:val="left" w:pos="2160"/>
                <w:tab w:val="left" w:pos="5040"/>
                <w:tab w:val="left" w:pos="6480"/>
              </w:tabs>
            </w:pPr>
            <w:r>
              <w:t xml:space="preserve">                                   </w:t>
            </w:r>
            <w:r w:rsidR="0002331E" w:rsidRPr="0076165A">
              <w:t xml:space="preserve"> </w:t>
            </w:r>
            <w:r>
              <w:t xml:space="preserve">       </w:t>
            </w:r>
            <w:r w:rsidR="0002331E" w:rsidRPr="0076165A">
              <w:t>mixture due to</w:t>
            </w:r>
            <w:r w:rsidR="00CB3711">
              <w:t xml:space="preserve"> </w:t>
            </w:r>
            <w:r w:rsidR="0002331E" w:rsidRPr="0076165A">
              <w:t>damage of battery pack or cells</w:t>
            </w:r>
          </w:p>
          <w:p w:rsidR="0002331E" w:rsidRPr="0076165A" w:rsidRDefault="0076165A" w:rsidP="0002331E">
            <w:pPr>
              <w:tabs>
                <w:tab w:val="left" w:pos="2160"/>
                <w:tab w:val="left" w:pos="5040"/>
                <w:tab w:val="left" w:pos="6480"/>
              </w:tabs>
              <w:rPr>
                <w:rFonts w:eastAsiaTheme="minorHAnsi"/>
                <w:b/>
                <w:lang w:eastAsia="en-US"/>
              </w:rPr>
            </w:pPr>
            <w:r>
              <w:t xml:space="preserve">                                          </w:t>
            </w:r>
            <w:r w:rsidR="00CD4B3F" w:rsidRPr="0076165A">
              <w:t xml:space="preserve"> </w:t>
            </w:r>
            <w:r w:rsidR="00CD4B3F" w:rsidRPr="0076165A">
              <w:rPr>
                <w:b/>
              </w:rPr>
              <w:t>Always contact medical assistance</w:t>
            </w:r>
          </w:p>
          <w:p w:rsidR="0002331E" w:rsidRPr="0076165A" w:rsidRDefault="0002331E" w:rsidP="0002331E">
            <w:pPr>
              <w:tabs>
                <w:tab w:val="left" w:pos="2160"/>
              </w:tabs>
              <w:autoSpaceDE w:val="0"/>
              <w:autoSpaceDN w:val="0"/>
              <w:adjustRightInd w:val="0"/>
              <w:jc w:val="both"/>
            </w:pPr>
            <w:r w:rsidRPr="0076165A">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290"/>
              <w:gridCol w:w="7719"/>
              <w:gridCol w:w="270"/>
            </w:tblGrid>
            <w:tr w:rsidR="0002331E" w:rsidRPr="0076165A" w:rsidTr="00280B74">
              <w:trPr>
                <w:trHeight w:val="144"/>
              </w:trPr>
              <w:tc>
                <w:tcPr>
                  <w:tcW w:w="2078" w:type="dxa"/>
                </w:tcPr>
                <w:p w:rsidR="0002331E" w:rsidRPr="0076165A" w:rsidRDefault="0002331E" w:rsidP="0002331E">
                  <w:pPr>
                    <w:autoSpaceDE w:val="0"/>
                    <w:autoSpaceDN w:val="0"/>
                    <w:adjustRightInd w:val="0"/>
                    <w:jc w:val="both"/>
                    <w:rPr>
                      <w:b/>
                    </w:rPr>
                  </w:pPr>
                  <w:r w:rsidRPr="0076165A">
                    <w:rPr>
                      <w:b/>
                    </w:rPr>
                    <w:t>Inhalation</w:t>
                  </w:r>
                  <w:r w:rsidR="00E77F9E">
                    <w:rPr>
                      <w:b/>
                    </w:rPr>
                    <w:t xml:space="preserve">  </w:t>
                  </w:r>
                </w:p>
              </w:tc>
              <w:tc>
                <w:tcPr>
                  <w:tcW w:w="283" w:type="dxa"/>
                </w:tcPr>
                <w:p w:rsidR="0002331E" w:rsidRPr="0076165A" w:rsidRDefault="0002331E" w:rsidP="0002331E">
                  <w:pPr>
                    <w:autoSpaceDE w:val="0"/>
                    <w:autoSpaceDN w:val="0"/>
                    <w:adjustRightInd w:val="0"/>
                  </w:pPr>
                  <w:r w:rsidRPr="0076165A">
                    <w:rPr>
                      <w:b/>
                      <w:bCs/>
                    </w:rPr>
                    <w:t>:</w:t>
                  </w:r>
                </w:p>
              </w:tc>
              <w:tc>
                <w:tcPr>
                  <w:tcW w:w="7719" w:type="dxa"/>
                </w:tcPr>
                <w:p w:rsidR="0002331E" w:rsidRPr="0076165A" w:rsidRDefault="0002331E" w:rsidP="0002331E">
                  <w:pPr>
                    <w:tabs>
                      <w:tab w:val="left" w:pos="2160"/>
                      <w:tab w:val="left" w:pos="3420"/>
                      <w:tab w:val="left" w:pos="6480"/>
                    </w:tabs>
                  </w:pPr>
                  <w:r w:rsidRPr="0076165A">
                    <w:t>High vapour concentrations may cause respiratory tract irritation.  Leave area immediately and seek medical attention if irritation occurs.</w:t>
                  </w:r>
                </w:p>
                <w:p w:rsidR="0002331E" w:rsidRPr="0076165A" w:rsidRDefault="0002331E" w:rsidP="0002331E">
                  <w:pPr>
                    <w:autoSpaceDE w:val="0"/>
                    <w:autoSpaceDN w:val="0"/>
                    <w:adjustRightInd w:val="0"/>
                  </w:pPr>
                </w:p>
              </w:tc>
              <w:tc>
                <w:tcPr>
                  <w:tcW w:w="270" w:type="dxa"/>
                </w:tcPr>
                <w:p w:rsidR="0002331E" w:rsidRPr="0076165A" w:rsidRDefault="0002331E" w:rsidP="0002331E">
                  <w:pPr>
                    <w:autoSpaceDE w:val="0"/>
                    <w:autoSpaceDN w:val="0"/>
                    <w:adjustRightInd w:val="0"/>
                  </w:pPr>
                </w:p>
              </w:tc>
            </w:tr>
            <w:tr w:rsidR="0002331E" w:rsidRPr="0076165A" w:rsidTr="00280B74">
              <w:trPr>
                <w:trHeight w:val="90"/>
              </w:trPr>
              <w:tc>
                <w:tcPr>
                  <w:tcW w:w="2078" w:type="dxa"/>
                </w:tcPr>
                <w:p w:rsidR="0002331E" w:rsidRPr="0076165A" w:rsidRDefault="0002331E" w:rsidP="0002331E">
                  <w:pPr>
                    <w:autoSpaceDE w:val="0"/>
                    <w:autoSpaceDN w:val="0"/>
                    <w:adjustRightInd w:val="0"/>
                    <w:jc w:val="both"/>
                    <w:rPr>
                      <w:b/>
                    </w:rPr>
                  </w:pPr>
                  <w:r w:rsidRPr="0076165A">
                    <w:rPr>
                      <w:b/>
                    </w:rPr>
                    <w:t>Eye contact</w:t>
                  </w:r>
                </w:p>
              </w:tc>
              <w:tc>
                <w:tcPr>
                  <w:tcW w:w="283" w:type="dxa"/>
                </w:tcPr>
                <w:p w:rsidR="0002331E" w:rsidRPr="0076165A" w:rsidRDefault="0002331E" w:rsidP="0002331E">
                  <w:pPr>
                    <w:autoSpaceDE w:val="0"/>
                    <w:autoSpaceDN w:val="0"/>
                    <w:adjustRightInd w:val="0"/>
                  </w:pPr>
                  <w:r w:rsidRPr="0076165A">
                    <w:rPr>
                      <w:b/>
                      <w:bCs/>
                    </w:rPr>
                    <w:t>:</w:t>
                  </w:r>
                </w:p>
              </w:tc>
              <w:tc>
                <w:tcPr>
                  <w:tcW w:w="7719" w:type="dxa"/>
                </w:tcPr>
                <w:p w:rsidR="0002331E" w:rsidRPr="0076165A" w:rsidRDefault="0002331E" w:rsidP="0002331E">
                  <w:pPr>
                    <w:tabs>
                      <w:tab w:val="left" w:pos="2160"/>
                      <w:tab w:val="left" w:pos="3420"/>
                      <w:tab w:val="left" w:pos="6480"/>
                    </w:tabs>
                  </w:pPr>
                  <w:r w:rsidRPr="0076165A">
                    <w:t>Eye contact may cause severe irritation and possibly a burning sensation or corneal tissue injury.  Rinse eyes with water for 30 minutes and seek medical attention immediately.</w:t>
                  </w:r>
                </w:p>
                <w:p w:rsidR="0002331E" w:rsidRPr="0076165A" w:rsidRDefault="0002331E" w:rsidP="0002331E">
                  <w:pPr>
                    <w:autoSpaceDE w:val="0"/>
                    <w:autoSpaceDN w:val="0"/>
                    <w:adjustRightInd w:val="0"/>
                  </w:pPr>
                </w:p>
              </w:tc>
              <w:tc>
                <w:tcPr>
                  <w:tcW w:w="270" w:type="dxa"/>
                </w:tcPr>
                <w:p w:rsidR="0002331E" w:rsidRPr="0076165A" w:rsidRDefault="0002331E" w:rsidP="0002331E">
                  <w:pPr>
                    <w:autoSpaceDE w:val="0"/>
                    <w:autoSpaceDN w:val="0"/>
                    <w:adjustRightInd w:val="0"/>
                  </w:pPr>
                </w:p>
              </w:tc>
            </w:tr>
            <w:tr w:rsidR="0002331E" w:rsidRPr="0076165A" w:rsidTr="00280B74">
              <w:trPr>
                <w:trHeight w:val="135"/>
              </w:trPr>
              <w:tc>
                <w:tcPr>
                  <w:tcW w:w="2078" w:type="dxa"/>
                </w:tcPr>
                <w:p w:rsidR="0002331E" w:rsidRPr="0076165A" w:rsidRDefault="0002331E" w:rsidP="0002331E">
                  <w:pPr>
                    <w:autoSpaceDE w:val="0"/>
                    <w:autoSpaceDN w:val="0"/>
                    <w:adjustRightInd w:val="0"/>
                    <w:jc w:val="both"/>
                    <w:rPr>
                      <w:b/>
                    </w:rPr>
                  </w:pPr>
                  <w:r w:rsidRPr="0076165A">
                    <w:rPr>
                      <w:b/>
                    </w:rPr>
                    <w:t>Skin contact</w:t>
                  </w:r>
                </w:p>
              </w:tc>
              <w:tc>
                <w:tcPr>
                  <w:tcW w:w="283" w:type="dxa"/>
                </w:tcPr>
                <w:p w:rsidR="0002331E" w:rsidRPr="0076165A" w:rsidRDefault="0002331E" w:rsidP="0002331E">
                  <w:pPr>
                    <w:autoSpaceDE w:val="0"/>
                    <w:autoSpaceDN w:val="0"/>
                    <w:adjustRightInd w:val="0"/>
                  </w:pPr>
                  <w:r w:rsidRPr="0076165A">
                    <w:rPr>
                      <w:b/>
                      <w:bCs/>
                    </w:rPr>
                    <w:t>:</w:t>
                  </w:r>
                </w:p>
              </w:tc>
              <w:tc>
                <w:tcPr>
                  <w:tcW w:w="7719" w:type="dxa"/>
                </w:tcPr>
                <w:p w:rsidR="0002331E" w:rsidRDefault="0002331E" w:rsidP="0002331E">
                  <w:pPr>
                    <w:tabs>
                      <w:tab w:val="left" w:pos="2160"/>
                      <w:tab w:val="left" w:pos="3420"/>
                      <w:tab w:val="left" w:pos="6480"/>
                    </w:tabs>
                  </w:pPr>
                  <w:r w:rsidRPr="0076165A">
                    <w:t>Skin contact may cause irritation.  Prolonged contact with electrolyte mixture may result in more severe irritation.  Wash area thoroughly with soap and water and seek medical attention if irritation occurs.</w:t>
                  </w:r>
                </w:p>
                <w:p w:rsidR="0076165A" w:rsidRDefault="0076165A" w:rsidP="0002331E">
                  <w:pPr>
                    <w:tabs>
                      <w:tab w:val="left" w:pos="2160"/>
                      <w:tab w:val="left" w:pos="3420"/>
                      <w:tab w:val="left" w:pos="6480"/>
                    </w:tabs>
                  </w:pPr>
                </w:p>
                <w:p w:rsidR="0076165A" w:rsidRPr="0076165A" w:rsidRDefault="0076165A" w:rsidP="0002331E">
                  <w:pPr>
                    <w:tabs>
                      <w:tab w:val="left" w:pos="2160"/>
                      <w:tab w:val="left" w:pos="3420"/>
                      <w:tab w:val="left" w:pos="6480"/>
                    </w:tabs>
                  </w:pPr>
                </w:p>
                <w:p w:rsidR="009D5F76" w:rsidRPr="0076165A" w:rsidRDefault="009D5F76" w:rsidP="0002331E">
                  <w:pPr>
                    <w:tabs>
                      <w:tab w:val="left" w:pos="2160"/>
                      <w:tab w:val="left" w:pos="3420"/>
                      <w:tab w:val="left" w:pos="6480"/>
                    </w:tabs>
                  </w:pPr>
                </w:p>
                <w:p w:rsidR="0002331E" w:rsidRPr="0076165A" w:rsidRDefault="0002331E" w:rsidP="0002331E">
                  <w:pPr>
                    <w:autoSpaceDE w:val="0"/>
                    <w:autoSpaceDN w:val="0"/>
                    <w:adjustRightInd w:val="0"/>
                  </w:pPr>
                </w:p>
              </w:tc>
              <w:tc>
                <w:tcPr>
                  <w:tcW w:w="270" w:type="dxa"/>
                </w:tcPr>
                <w:p w:rsidR="0002331E" w:rsidRPr="0076165A" w:rsidRDefault="0002331E" w:rsidP="0002331E">
                  <w:pPr>
                    <w:autoSpaceDE w:val="0"/>
                    <w:autoSpaceDN w:val="0"/>
                    <w:adjustRightInd w:val="0"/>
                  </w:pPr>
                </w:p>
              </w:tc>
            </w:tr>
            <w:tr w:rsidR="0002331E" w:rsidRPr="0076165A" w:rsidTr="00280B74">
              <w:trPr>
                <w:trHeight w:val="81"/>
              </w:trPr>
              <w:tc>
                <w:tcPr>
                  <w:tcW w:w="2078" w:type="dxa"/>
                </w:tcPr>
                <w:p w:rsidR="0002331E" w:rsidRPr="0076165A" w:rsidRDefault="00CD4B3F" w:rsidP="0002331E">
                  <w:pPr>
                    <w:autoSpaceDE w:val="0"/>
                    <w:autoSpaceDN w:val="0"/>
                    <w:adjustRightInd w:val="0"/>
                    <w:jc w:val="both"/>
                    <w:rPr>
                      <w:b/>
                    </w:rPr>
                  </w:pPr>
                  <w:r w:rsidRPr="0076165A">
                    <w:rPr>
                      <w:b/>
                    </w:rPr>
                    <w:t xml:space="preserve"> </w:t>
                  </w:r>
                  <w:r w:rsidR="0002331E" w:rsidRPr="0076165A">
                    <w:rPr>
                      <w:b/>
                    </w:rPr>
                    <w:t>Ingestion</w:t>
                  </w:r>
                </w:p>
              </w:tc>
              <w:tc>
                <w:tcPr>
                  <w:tcW w:w="283" w:type="dxa"/>
                </w:tcPr>
                <w:p w:rsidR="0002331E" w:rsidRPr="0076165A" w:rsidRDefault="0002331E" w:rsidP="0002331E">
                  <w:pPr>
                    <w:autoSpaceDE w:val="0"/>
                    <w:autoSpaceDN w:val="0"/>
                    <w:adjustRightInd w:val="0"/>
                  </w:pPr>
                  <w:r w:rsidRPr="0076165A">
                    <w:rPr>
                      <w:b/>
                      <w:bCs/>
                    </w:rPr>
                    <w:t>:</w:t>
                  </w:r>
                </w:p>
              </w:tc>
              <w:tc>
                <w:tcPr>
                  <w:tcW w:w="7719" w:type="dxa"/>
                </w:tcPr>
                <w:p w:rsidR="0002331E" w:rsidRPr="0076165A" w:rsidRDefault="0002331E" w:rsidP="0002331E">
                  <w:pPr>
                    <w:tabs>
                      <w:tab w:val="left" w:pos="2160"/>
                      <w:tab w:val="left" w:pos="3420"/>
                      <w:tab w:val="left" w:pos="6480"/>
                    </w:tabs>
                  </w:pPr>
                  <w:r w:rsidRPr="0076165A">
                    <w:t xml:space="preserve">Swallowing electrolyte mixture may cause gastrointestinal tract burns. May </w:t>
                  </w:r>
                  <w:r w:rsidRPr="0076165A">
                    <w:lastRenderedPageBreak/>
                    <w:t xml:space="preserve">cause nausea and vomiting.  Do not give anything by mouth to a victim who is either unconscious or is losing consciousness.  If swallowed, rinse mouth with water and have victim spit the wash water out.  Repeat.  Do NOT induce vomiting.  If vomiting occurs naturally, have victim lean forward to avoid aspiration.  Call poison control </w:t>
                  </w:r>
                  <w:r w:rsidR="009D5F76" w:rsidRPr="0076165A">
                    <w:t>centre</w:t>
                  </w:r>
                  <w:r w:rsidRPr="0076165A">
                    <w:t xml:space="preserve"> immediately</w:t>
                  </w:r>
                </w:p>
                <w:p w:rsidR="0002331E" w:rsidRPr="0076165A" w:rsidRDefault="0002331E" w:rsidP="0002331E">
                  <w:pPr>
                    <w:autoSpaceDE w:val="0"/>
                    <w:autoSpaceDN w:val="0"/>
                    <w:adjustRightInd w:val="0"/>
                  </w:pPr>
                </w:p>
              </w:tc>
              <w:tc>
                <w:tcPr>
                  <w:tcW w:w="270" w:type="dxa"/>
                </w:tcPr>
                <w:p w:rsidR="0002331E" w:rsidRPr="0076165A" w:rsidRDefault="0002331E" w:rsidP="0002331E">
                  <w:pPr>
                    <w:autoSpaceDE w:val="0"/>
                    <w:autoSpaceDN w:val="0"/>
                    <w:adjustRightInd w:val="0"/>
                  </w:pPr>
                </w:p>
                <w:p w:rsidR="0002331E" w:rsidRPr="0076165A" w:rsidRDefault="0002331E" w:rsidP="0002331E">
                  <w:pPr>
                    <w:autoSpaceDE w:val="0"/>
                    <w:autoSpaceDN w:val="0"/>
                    <w:adjustRightInd w:val="0"/>
                  </w:pPr>
                </w:p>
                <w:p w:rsidR="0002331E" w:rsidRPr="0076165A" w:rsidRDefault="0002331E" w:rsidP="0002331E">
                  <w:pPr>
                    <w:autoSpaceDE w:val="0"/>
                    <w:autoSpaceDN w:val="0"/>
                    <w:adjustRightInd w:val="0"/>
                  </w:pPr>
                </w:p>
                <w:p w:rsidR="0002331E" w:rsidRPr="0076165A" w:rsidRDefault="0002331E" w:rsidP="0002331E">
                  <w:pPr>
                    <w:autoSpaceDE w:val="0"/>
                    <w:autoSpaceDN w:val="0"/>
                    <w:adjustRightInd w:val="0"/>
                  </w:pPr>
                </w:p>
              </w:tc>
            </w:tr>
          </w:tbl>
          <w:p w:rsidR="0002331E" w:rsidRPr="00633B61" w:rsidRDefault="0002331E" w:rsidP="0002331E"/>
          <w:p w:rsidR="002F7214" w:rsidRPr="008B4B62" w:rsidRDefault="002F7214" w:rsidP="0002331E"/>
        </w:tc>
      </w:tr>
      <w:tr w:rsidR="00991043" w:rsidRPr="008B4B62" w:rsidTr="00D02842">
        <w:trPr>
          <w:jc w:val="center"/>
        </w:trPr>
        <w:tc>
          <w:tcPr>
            <w:tcW w:w="11019" w:type="dxa"/>
            <w:gridSpan w:val="2"/>
            <w:tcBorders>
              <w:bottom w:val="single" w:sz="12" w:space="0" w:color="auto"/>
            </w:tcBorders>
          </w:tcPr>
          <w:p w:rsidR="00991043" w:rsidRDefault="00991043" w:rsidP="00633B61">
            <w:pPr>
              <w:pStyle w:val="Kop3"/>
            </w:pP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591"/>
              <w:gridCol w:w="3591"/>
              <w:gridCol w:w="3591"/>
            </w:tblGrid>
            <w:tr w:rsidR="00991043" w:rsidRPr="00991043" w:rsidTr="00D02842">
              <w:trPr>
                <w:jc w:val="center"/>
              </w:trPr>
              <w:tc>
                <w:tcPr>
                  <w:tcW w:w="10773" w:type="dxa"/>
                  <w:gridSpan w:val="3"/>
                  <w:tcBorders>
                    <w:bottom w:val="single" w:sz="12" w:space="0" w:color="auto"/>
                  </w:tcBorders>
                </w:tcPr>
                <w:p w:rsidR="00991043" w:rsidRPr="00747DBB" w:rsidRDefault="0076165A" w:rsidP="00991043">
                  <w:pPr>
                    <w:outlineLvl w:val="2"/>
                    <w:rPr>
                      <w:b/>
                      <w:u w:val="single"/>
                    </w:rPr>
                  </w:pPr>
                  <w:r>
                    <w:rPr>
                      <w:b/>
                      <w:u w:val="single"/>
                    </w:rPr>
                    <w:t>1</w:t>
                  </w:r>
                  <w:r w:rsidR="00747DBB" w:rsidRPr="00747DBB">
                    <w:rPr>
                      <w:b/>
                      <w:u w:val="single"/>
                    </w:rPr>
                    <w:t>.5</w:t>
                  </w:r>
                  <w:r w:rsidR="00991043" w:rsidRPr="00747DBB">
                    <w:rPr>
                      <w:b/>
                      <w:u w:val="single"/>
                    </w:rPr>
                    <w:t xml:space="preserve"> Content of chemical products:</w:t>
                  </w:r>
                </w:p>
                <w:p w:rsidR="00991043" w:rsidRPr="00991043" w:rsidRDefault="00991043" w:rsidP="000932A0">
                  <w:pPr>
                    <w:numPr>
                      <w:ilvl w:val="0"/>
                      <w:numId w:val="1"/>
                    </w:numPr>
                    <w:contextualSpacing/>
                  </w:pPr>
                  <w:r w:rsidRPr="00991043">
                    <w:t xml:space="preserve">The battery contains the following substances (in % by weight of the battery: </w:t>
                  </w:r>
                  <w:r w:rsidRPr="00991043">
                    <w:rPr>
                      <w:b/>
                      <w:color w:val="3366FF"/>
                    </w:rPr>
                    <w:t>XXX</w:t>
                  </w:r>
                  <w:r w:rsidRPr="00991043">
                    <w:t xml:space="preserve"> % ).</w:t>
                  </w:r>
                </w:p>
                <w:p w:rsidR="00991043" w:rsidRPr="00991043" w:rsidRDefault="00991043" w:rsidP="000932A0">
                  <w:pPr>
                    <w:numPr>
                      <w:ilvl w:val="0"/>
                      <w:numId w:val="1"/>
                    </w:numPr>
                    <w:contextualSpacing/>
                  </w:pPr>
                  <w:r w:rsidRPr="00991043">
                    <w:t xml:space="preserve">Total weight battery : </w:t>
                  </w:r>
                  <w:r w:rsidRPr="00991043">
                    <w:rPr>
                      <w:b/>
                      <w:color w:val="3366FF"/>
                    </w:rPr>
                    <w:t>XXX</w:t>
                  </w:r>
                  <w:r w:rsidRPr="00991043">
                    <w:t xml:space="preserve"> </w:t>
                  </w:r>
                </w:p>
                <w:p w:rsidR="00991043" w:rsidRPr="00991043" w:rsidRDefault="00991043" w:rsidP="00991043"/>
              </w:tc>
            </w:tr>
            <w:tr w:rsidR="00991043" w:rsidRPr="00991043" w:rsidTr="00D02842">
              <w:trPr>
                <w:jc w:val="center"/>
              </w:trPr>
              <w:tc>
                <w:tcPr>
                  <w:tcW w:w="3591" w:type="dxa"/>
                  <w:tcBorders>
                    <w:top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NAME:XXX</w:t>
                  </w:r>
                </w:p>
              </w:tc>
              <w:tc>
                <w:tcPr>
                  <w:tcW w:w="3591" w:type="dxa"/>
                  <w:tcBorders>
                    <w:top w:val="single" w:sz="4" w:space="0" w:color="auto"/>
                    <w:left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UN Nr:</w:t>
                  </w:r>
                  <w:r w:rsidR="0083608A">
                    <w:rPr>
                      <w:b/>
                      <w:color w:val="3366FF"/>
                    </w:rPr>
                    <w:t xml:space="preserve"> </w:t>
                  </w:r>
                  <w:r w:rsidRPr="00991043">
                    <w:rPr>
                      <w:b/>
                      <w:color w:val="3366FF"/>
                    </w:rPr>
                    <w:t>XXX</w:t>
                  </w:r>
                </w:p>
              </w:tc>
              <w:tc>
                <w:tcPr>
                  <w:tcW w:w="3591" w:type="dxa"/>
                  <w:tcBorders>
                    <w:top w:val="single" w:sz="4" w:space="0" w:color="auto"/>
                    <w:left w:val="single" w:sz="4" w:space="0" w:color="auto"/>
                    <w:bottom w:val="single" w:sz="4" w:space="0" w:color="auto"/>
                  </w:tcBorders>
                </w:tcPr>
                <w:p w:rsidR="00991043" w:rsidRPr="00991043" w:rsidRDefault="00991043" w:rsidP="00991043">
                  <w:pPr>
                    <w:rPr>
                      <w:b/>
                      <w:color w:val="3366FF"/>
                    </w:rPr>
                  </w:pPr>
                  <w:r w:rsidRPr="00991043">
                    <w:rPr>
                      <w:b/>
                      <w:color w:val="3366FF"/>
                    </w:rPr>
                    <w:t>CAS #:XXX</w:t>
                  </w:r>
                </w:p>
              </w:tc>
            </w:tr>
            <w:tr w:rsidR="00991043" w:rsidRPr="00991043" w:rsidTr="00D02842">
              <w:trPr>
                <w:jc w:val="center"/>
              </w:trPr>
              <w:tc>
                <w:tcPr>
                  <w:tcW w:w="3591" w:type="dxa"/>
                  <w:tcBorders>
                    <w:top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NAME:XXX</w:t>
                  </w:r>
                </w:p>
              </w:tc>
              <w:tc>
                <w:tcPr>
                  <w:tcW w:w="3591" w:type="dxa"/>
                  <w:tcBorders>
                    <w:top w:val="single" w:sz="4" w:space="0" w:color="auto"/>
                    <w:left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UN Nr:</w:t>
                  </w:r>
                  <w:r w:rsidR="0083608A">
                    <w:rPr>
                      <w:b/>
                      <w:color w:val="3366FF"/>
                    </w:rPr>
                    <w:t xml:space="preserve"> </w:t>
                  </w:r>
                  <w:r w:rsidRPr="00991043">
                    <w:rPr>
                      <w:b/>
                      <w:color w:val="3366FF"/>
                    </w:rPr>
                    <w:t>XXX</w:t>
                  </w:r>
                </w:p>
              </w:tc>
              <w:tc>
                <w:tcPr>
                  <w:tcW w:w="3591" w:type="dxa"/>
                  <w:tcBorders>
                    <w:top w:val="single" w:sz="4" w:space="0" w:color="auto"/>
                    <w:left w:val="single" w:sz="4" w:space="0" w:color="auto"/>
                    <w:bottom w:val="single" w:sz="4" w:space="0" w:color="auto"/>
                  </w:tcBorders>
                </w:tcPr>
                <w:p w:rsidR="00991043" w:rsidRPr="00991043" w:rsidRDefault="00991043" w:rsidP="00991043">
                  <w:pPr>
                    <w:rPr>
                      <w:b/>
                      <w:color w:val="3366FF"/>
                    </w:rPr>
                  </w:pPr>
                  <w:r w:rsidRPr="00991043">
                    <w:rPr>
                      <w:b/>
                      <w:color w:val="3366FF"/>
                    </w:rPr>
                    <w:t>CAS #:XXX</w:t>
                  </w:r>
                </w:p>
              </w:tc>
            </w:tr>
            <w:tr w:rsidR="00991043" w:rsidRPr="00991043" w:rsidTr="00D02842">
              <w:trPr>
                <w:jc w:val="center"/>
              </w:trPr>
              <w:tc>
                <w:tcPr>
                  <w:tcW w:w="3591" w:type="dxa"/>
                  <w:tcBorders>
                    <w:top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NAME:XXX</w:t>
                  </w:r>
                </w:p>
              </w:tc>
              <w:tc>
                <w:tcPr>
                  <w:tcW w:w="3591" w:type="dxa"/>
                  <w:tcBorders>
                    <w:top w:val="single" w:sz="4" w:space="0" w:color="auto"/>
                    <w:left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UN Nr:</w:t>
                  </w:r>
                  <w:r w:rsidR="0083608A">
                    <w:rPr>
                      <w:b/>
                      <w:color w:val="3366FF"/>
                    </w:rPr>
                    <w:t xml:space="preserve"> </w:t>
                  </w:r>
                  <w:r w:rsidRPr="00991043">
                    <w:rPr>
                      <w:b/>
                      <w:color w:val="3366FF"/>
                    </w:rPr>
                    <w:t>XXX</w:t>
                  </w:r>
                </w:p>
              </w:tc>
              <w:tc>
                <w:tcPr>
                  <w:tcW w:w="3591" w:type="dxa"/>
                  <w:tcBorders>
                    <w:top w:val="single" w:sz="4" w:space="0" w:color="auto"/>
                    <w:left w:val="single" w:sz="4" w:space="0" w:color="auto"/>
                    <w:bottom w:val="single" w:sz="4" w:space="0" w:color="auto"/>
                  </w:tcBorders>
                </w:tcPr>
                <w:p w:rsidR="00991043" w:rsidRPr="00991043" w:rsidRDefault="00991043" w:rsidP="00991043">
                  <w:pPr>
                    <w:rPr>
                      <w:b/>
                      <w:color w:val="3366FF"/>
                    </w:rPr>
                  </w:pPr>
                  <w:r w:rsidRPr="00991043">
                    <w:rPr>
                      <w:b/>
                      <w:color w:val="3366FF"/>
                    </w:rPr>
                    <w:t>CAS #:XXX</w:t>
                  </w:r>
                </w:p>
              </w:tc>
            </w:tr>
            <w:tr w:rsidR="00991043" w:rsidRPr="00991043" w:rsidTr="00D02842">
              <w:trPr>
                <w:jc w:val="center"/>
              </w:trPr>
              <w:tc>
                <w:tcPr>
                  <w:tcW w:w="3591" w:type="dxa"/>
                  <w:tcBorders>
                    <w:top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NAME:XXX</w:t>
                  </w:r>
                </w:p>
              </w:tc>
              <w:tc>
                <w:tcPr>
                  <w:tcW w:w="3591" w:type="dxa"/>
                  <w:tcBorders>
                    <w:top w:val="single" w:sz="4" w:space="0" w:color="auto"/>
                    <w:left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UN Nr:</w:t>
                  </w:r>
                  <w:r w:rsidR="00E77F9E">
                    <w:rPr>
                      <w:b/>
                      <w:color w:val="3366FF"/>
                    </w:rPr>
                    <w:t xml:space="preserve"> </w:t>
                  </w:r>
                  <w:r w:rsidRPr="00991043">
                    <w:rPr>
                      <w:b/>
                      <w:color w:val="3366FF"/>
                    </w:rPr>
                    <w:t>XXX</w:t>
                  </w:r>
                </w:p>
              </w:tc>
              <w:tc>
                <w:tcPr>
                  <w:tcW w:w="3591" w:type="dxa"/>
                  <w:tcBorders>
                    <w:top w:val="single" w:sz="4" w:space="0" w:color="auto"/>
                    <w:left w:val="single" w:sz="4" w:space="0" w:color="auto"/>
                    <w:bottom w:val="single" w:sz="4" w:space="0" w:color="auto"/>
                  </w:tcBorders>
                </w:tcPr>
                <w:p w:rsidR="00991043" w:rsidRPr="00991043" w:rsidRDefault="00991043" w:rsidP="00991043">
                  <w:pPr>
                    <w:rPr>
                      <w:b/>
                      <w:color w:val="3366FF"/>
                    </w:rPr>
                  </w:pPr>
                  <w:r w:rsidRPr="00991043">
                    <w:rPr>
                      <w:b/>
                      <w:color w:val="3366FF"/>
                    </w:rPr>
                    <w:t>CAS #:XXX</w:t>
                  </w:r>
                </w:p>
              </w:tc>
            </w:tr>
            <w:tr w:rsidR="00991043" w:rsidRPr="00991043" w:rsidTr="00D02842">
              <w:trPr>
                <w:jc w:val="center"/>
              </w:trPr>
              <w:tc>
                <w:tcPr>
                  <w:tcW w:w="3591" w:type="dxa"/>
                  <w:tcBorders>
                    <w:top w:val="single" w:sz="4" w:space="0" w:color="auto"/>
                    <w:bottom w:val="single" w:sz="4" w:space="0" w:color="auto"/>
                    <w:right w:val="single" w:sz="4" w:space="0" w:color="auto"/>
                  </w:tcBorders>
                </w:tcPr>
                <w:p w:rsidR="00991043" w:rsidRPr="00991043" w:rsidRDefault="00991043" w:rsidP="00991043">
                  <w:pPr>
                    <w:rPr>
                      <w:b/>
                      <w:color w:val="3366FF"/>
                    </w:rPr>
                  </w:pPr>
                  <w:r w:rsidRPr="00991043">
                    <w:rPr>
                      <w:b/>
                      <w:color w:val="3366FF"/>
                    </w:rPr>
                    <w:t>NAME:XXX</w:t>
                  </w:r>
                </w:p>
              </w:tc>
              <w:tc>
                <w:tcPr>
                  <w:tcW w:w="3591" w:type="dxa"/>
                  <w:tcBorders>
                    <w:top w:val="single" w:sz="4" w:space="0" w:color="auto"/>
                    <w:left w:val="single" w:sz="4" w:space="0" w:color="auto"/>
                    <w:right w:val="single" w:sz="4" w:space="0" w:color="auto"/>
                  </w:tcBorders>
                </w:tcPr>
                <w:p w:rsidR="00991043" w:rsidRPr="00991043" w:rsidRDefault="00991043" w:rsidP="00991043">
                  <w:pPr>
                    <w:rPr>
                      <w:b/>
                      <w:color w:val="3366FF"/>
                    </w:rPr>
                  </w:pPr>
                  <w:r w:rsidRPr="00991043">
                    <w:rPr>
                      <w:b/>
                      <w:color w:val="3366FF"/>
                    </w:rPr>
                    <w:t>UN Nr:</w:t>
                  </w:r>
                  <w:r w:rsidR="00E77F9E">
                    <w:rPr>
                      <w:b/>
                      <w:color w:val="3366FF"/>
                    </w:rPr>
                    <w:t xml:space="preserve"> </w:t>
                  </w:r>
                  <w:r w:rsidRPr="00991043">
                    <w:rPr>
                      <w:b/>
                      <w:color w:val="3366FF"/>
                    </w:rPr>
                    <w:t>XXX</w:t>
                  </w:r>
                </w:p>
              </w:tc>
              <w:tc>
                <w:tcPr>
                  <w:tcW w:w="3591" w:type="dxa"/>
                  <w:tcBorders>
                    <w:top w:val="single" w:sz="4" w:space="0" w:color="auto"/>
                    <w:left w:val="single" w:sz="4" w:space="0" w:color="auto"/>
                  </w:tcBorders>
                </w:tcPr>
                <w:p w:rsidR="00991043" w:rsidRPr="00991043" w:rsidRDefault="00991043" w:rsidP="00991043">
                  <w:pPr>
                    <w:rPr>
                      <w:b/>
                      <w:color w:val="3366FF"/>
                    </w:rPr>
                  </w:pPr>
                  <w:r w:rsidRPr="00991043">
                    <w:rPr>
                      <w:b/>
                      <w:color w:val="3366FF"/>
                    </w:rPr>
                    <w:t>CAS #:XXX</w:t>
                  </w:r>
                </w:p>
              </w:tc>
            </w:tr>
          </w:tbl>
          <w:p w:rsidR="00991043" w:rsidRDefault="00991043" w:rsidP="00991043"/>
          <w:p w:rsidR="00991043" w:rsidRPr="00991043" w:rsidRDefault="00991043" w:rsidP="00991043"/>
        </w:tc>
      </w:tr>
    </w:tbl>
    <w:p w:rsidR="00F77435" w:rsidRDefault="00F77435"/>
    <w:p w:rsidR="006733D1" w:rsidRDefault="006733D1"/>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032883" w:rsidRDefault="00032883"/>
    <w:p w:rsidR="00A74820" w:rsidRDefault="00A74820"/>
    <w:p w:rsidR="00032883" w:rsidRDefault="00032883"/>
    <w:p w:rsidR="00032883" w:rsidRDefault="00032883"/>
    <w:tbl>
      <w:tblPr>
        <w:tblStyle w:val="Tabelraster"/>
        <w:tblW w:w="1093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57"/>
        <w:gridCol w:w="8773"/>
      </w:tblGrid>
      <w:tr w:rsidR="008B4B62" w:rsidRPr="008B4B62" w:rsidTr="00120D5C">
        <w:trPr>
          <w:jc w:val="center"/>
        </w:trPr>
        <w:tc>
          <w:tcPr>
            <w:tcW w:w="10930" w:type="dxa"/>
            <w:gridSpan w:val="2"/>
            <w:shd w:val="clear" w:color="auto" w:fill="FFFF00"/>
          </w:tcPr>
          <w:p w:rsidR="008B4B62" w:rsidRPr="000A7DF2" w:rsidRDefault="000A7DF2" w:rsidP="001738D9">
            <w:pPr>
              <w:pStyle w:val="Kop2"/>
            </w:pPr>
            <w:r w:rsidRPr="000A7DF2">
              <w:lastRenderedPageBreak/>
              <w:t>Danger by spills/leaks</w:t>
            </w:r>
            <w:r w:rsidR="002521AB">
              <w:t xml:space="preserve"> (absence of fire)</w:t>
            </w:r>
          </w:p>
        </w:tc>
      </w:tr>
      <w:tr w:rsidR="008B4B62" w:rsidRPr="008B4B62" w:rsidTr="00120D5C">
        <w:trPr>
          <w:jc w:val="center"/>
        </w:trPr>
        <w:tc>
          <w:tcPr>
            <w:tcW w:w="10930" w:type="dxa"/>
            <w:gridSpan w:val="2"/>
          </w:tcPr>
          <w:p w:rsidR="008B4B62" w:rsidRDefault="008B4B62" w:rsidP="00633B61"/>
          <w:p w:rsidR="000A7DF2" w:rsidRPr="00D267C7" w:rsidRDefault="000A7DF2" w:rsidP="000A7DF2">
            <w:r w:rsidRPr="00D267C7">
              <w:t xml:space="preserve">Under normal conditions </w:t>
            </w:r>
            <w:r w:rsidR="00A63D44" w:rsidRPr="00D267C7">
              <w:t xml:space="preserve">of use, </w:t>
            </w:r>
            <w:r w:rsidRPr="00D267C7">
              <w:t>the battery does not present any risk of exposure to its content.</w:t>
            </w:r>
          </w:p>
          <w:p w:rsidR="000A7DF2" w:rsidRPr="008B4B62" w:rsidRDefault="000A7DF2" w:rsidP="00633B61"/>
        </w:tc>
      </w:tr>
      <w:tr w:rsidR="008B4B62" w:rsidRPr="00370600" w:rsidTr="00120D5C">
        <w:trPr>
          <w:jc w:val="center"/>
        </w:trPr>
        <w:tc>
          <w:tcPr>
            <w:tcW w:w="10930" w:type="dxa"/>
            <w:gridSpan w:val="2"/>
          </w:tcPr>
          <w:p w:rsidR="008B4B62" w:rsidRPr="00370600" w:rsidRDefault="006B5160" w:rsidP="006B5160">
            <w:pPr>
              <w:pStyle w:val="Kop3"/>
              <w:rPr>
                <w:color w:val="FF0000"/>
              </w:rPr>
            </w:pPr>
            <w:r w:rsidRPr="00370600">
              <w:rPr>
                <w:color w:val="FF0000"/>
              </w:rPr>
              <w:t>SPILLS</w:t>
            </w:r>
          </w:p>
        </w:tc>
      </w:tr>
      <w:tr w:rsidR="006B5160" w:rsidRPr="008B4B62" w:rsidTr="00120D5C">
        <w:trPr>
          <w:jc w:val="center"/>
        </w:trPr>
        <w:tc>
          <w:tcPr>
            <w:tcW w:w="2157" w:type="dxa"/>
            <w:tcBorders>
              <w:bottom w:val="single" w:sz="12" w:space="0" w:color="auto"/>
            </w:tcBorders>
          </w:tcPr>
          <w:p w:rsidR="00F673F1" w:rsidRDefault="00DC6378" w:rsidP="00633B61">
            <w:r>
              <w:rPr>
                <w:noProof/>
                <w:lang w:val="nl-BE" w:eastAsia="nl-BE"/>
              </w:rPr>
              <w:drawing>
                <wp:anchor distT="0" distB="0" distL="114300" distR="114300" simplePos="0" relativeHeight="251749888" behindDoc="0" locked="0" layoutInCell="1" allowOverlap="1" wp14:anchorId="41A795D2" wp14:editId="552B6604">
                  <wp:simplePos x="0" y="0"/>
                  <wp:positionH relativeFrom="column">
                    <wp:posOffset>592455</wp:posOffset>
                  </wp:positionH>
                  <wp:positionV relativeFrom="paragraph">
                    <wp:posOffset>1390650</wp:posOffset>
                  </wp:positionV>
                  <wp:extent cx="590550" cy="590550"/>
                  <wp:effectExtent l="0" t="0" r="0" b="0"/>
                  <wp:wrapSquare wrapText="bothSides"/>
                  <wp:docPr id="19511" name="irc_mi" descr="http://www.qorpak.com/vimages/nf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qorpak.com/vimages/nfp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color w:val="2D2D2D"/>
                <w:sz w:val="18"/>
                <w:szCs w:val="18"/>
                <w:bdr w:val="single" w:sz="6" w:space="0" w:color="ECEAEA" w:frame="1"/>
                <w:lang w:val="nl-BE" w:eastAsia="nl-BE"/>
              </w:rPr>
              <w:drawing>
                <wp:anchor distT="0" distB="0" distL="114300" distR="114300" simplePos="0" relativeHeight="251735552" behindDoc="0" locked="0" layoutInCell="1" allowOverlap="1" wp14:anchorId="7CF5814A" wp14:editId="716DEBEA">
                  <wp:simplePos x="0" y="0"/>
                  <wp:positionH relativeFrom="column">
                    <wp:posOffset>540385</wp:posOffset>
                  </wp:positionH>
                  <wp:positionV relativeFrom="paragraph">
                    <wp:posOffset>806450</wp:posOffset>
                  </wp:positionV>
                  <wp:extent cx="541655" cy="482600"/>
                  <wp:effectExtent l="0" t="0" r="0" b="0"/>
                  <wp:wrapSquare wrapText="bothSides"/>
                  <wp:docPr id="19488" name="Afbeelding 19488" descr="Gevaa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vaar">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655" cy="4826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val="nl-BE" w:eastAsia="nl-BE"/>
              </w:rPr>
              <w:drawing>
                <wp:anchor distT="0" distB="0" distL="114300" distR="114300" simplePos="0" relativeHeight="251733504" behindDoc="0" locked="0" layoutInCell="1" allowOverlap="1" wp14:anchorId="21006FEA" wp14:editId="28D219E2">
                  <wp:simplePos x="0" y="0"/>
                  <wp:positionH relativeFrom="column">
                    <wp:posOffset>559435</wp:posOffset>
                  </wp:positionH>
                  <wp:positionV relativeFrom="paragraph">
                    <wp:posOffset>202565</wp:posOffset>
                  </wp:positionV>
                  <wp:extent cx="499745" cy="494030"/>
                  <wp:effectExtent l="0" t="0" r="0" b="127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745" cy="494030"/>
                          </a:xfrm>
                          <a:prstGeom prst="rect">
                            <a:avLst/>
                          </a:prstGeom>
                          <a:noFill/>
                        </pic:spPr>
                      </pic:pic>
                    </a:graphicData>
                  </a:graphic>
                  <wp14:sizeRelH relativeFrom="page">
                    <wp14:pctWidth>0</wp14:pctWidth>
                  </wp14:sizeRelH>
                  <wp14:sizeRelV relativeFrom="page">
                    <wp14:pctHeight>0</wp14:pctHeight>
                  </wp14:sizeRelV>
                </wp:anchor>
              </w:drawing>
            </w:r>
            <w:r w:rsidR="006B5160">
              <w:t>Specific Attention</w:t>
            </w:r>
          </w:p>
          <w:p w:rsidR="00F673F1" w:rsidRPr="00F673F1" w:rsidRDefault="00DC6378" w:rsidP="00F673F1">
            <w:r>
              <w:rPr>
                <w:noProof/>
                <w:color w:val="0000FF"/>
                <w:lang w:val="nl-BE" w:eastAsia="nl-BE"/>
              </w:rPr>
              <w:drawing>
                <wp:anchor distT="0" distB="0" distL="114300" distR="114300" simplePos="0" relativeHeight="251739648" behindDoc="0" locked="0" layoutInCell="1" allowOverlap="1" wp14:anchorId="1F37BD95" wp14:editId="3870C5BC">
                  <wp:simplePos x="0" y="0"/>
                  <wp:positionH relativeFrom="column">
                    <wp:posOffset>-59055</wp:posOffset>
                  </wp:positionH>
                  <wp:positionV relativeFrom="paragraph">
                    <wp:posOffset>1240155</wp:posOffset>
                  </wp:positionV>
                  <wp:extent cx="570230" cy="570230"/>
                  <wp:effectExtent l="0" t="0" r="1270" b="1270"/>
                  <wp:wrapSquare wrapText="bothSides"/>
                  <wp:docPr id="19493" name="Afbeelding 1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 cy="570230"/>
                          </a:xfrm>
                          <a:prstGeom prst="rect">
                            <a:avLst/>
                          </a:prstGeom>
                          <a:noFill/>
                        </pic:spPr>
                      </pic:pic>
                    </a:graphicData>
                  </a:graphic>
                  <wp14:sizeRelH relativeFrom="page">
                    <wp14:pctWidth>0</wp14:pctWidth>
                  </wp14:sizeRelH>
                  <wp14:sizeRelV relativeFrom="page">
                    <wp14:pctHeight>0</wp14:pctHeight>
                  </wp14:sizeRelV>
                </wp:anchor>
              </w:drawing>
            </w:r>
            <w:r>
              <w:rPr>
                <w:b/>
                <w:noProof/>
                <w:lang w:val="nl-BE" w:eastAsia="nl-BE"/>
              </w:rPr>
              <w:drawing>
                <wp:anchor distT="0" distB="0" distL="114300" distR="114300" simplePos="0" relativeHeight="251731456" behindDoc="0" locked="0" layoutInCell="1" allowOverlap="1" wp14:anchorId="595E9782" wp14:editId="1CE74ABE">
                  <wp:simplePos x="0" y="0"/>
                  <wp:positionH relativeFrom="column">
                    <wp:posOffset>-38735</wp:posOffset>
                  </wp:positionH>
                  <wp:positionV relativeFrom="paragraph">
                    <wp:posOffset>624205</wp:posOffset>
                  </wp:positionV>
                  <wp:extent cx="504000" cy="498237"/>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 cy="498237"/>
                          </a:xfrm>
                          <a:prstGeom prst="rect">
                            <a:avLst/>
                          </a:prstGeom>
                          <a:noFill/>
                        </pic:spPr>
                      </pic:pic>
                    </a:graphicData>
                  </a:graphic>
                  <wp14:sizeRelH relativeFrom="page">
                    <wp14:pctWidth>0</wp14:pctWidth>
                  </wp14:sizeRelH>
                  <wp14:sizeRelV relativeFrom="page">
                    <wp14:pctHeight>0</wp14:pctHeight>
                  </wp14:sizeRelV>
                </wp:anchor>
              </w:drawing>
            </w:r>
            <w:r>
              <w:rPr>
                <w:noProof/>
                <w:lang w:val="nl-BE" w:eastAsia="nl-BE"/>
              </w:rPr>
              <w:drawing>
                <wp:anchor distT="0" distB="0" distL="114300" distR="114300" simplePos="0" relativeHeight="251727360" behindDoc="0" locked="0" layoutInCell="1" allowOverlap="1" wp14:anchorId="702B1FCE" wp14:editId="4170184C">
                  <wp:simplePos x="0" y="0"/>
                  <wp:positionH relativeFrom="column">
                    <wp:posOffset>-10160</wp:posOffset>
                  </wp:positionH>
                  <wp:positionV relativeFrom="paragraph">
                    <wp:posOffset>60960</wp:posOffset>
                  </wp:positionV>
                  <wp:extent cx="504000" cy="50400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p>
          <w:p w:rsidR="006B5160" w:rsidRPr="00F673F1" w:rsidRDefault="006B5160" w:rsidP="00F673F1"/>
        </w:tc>
        <w:tc>
          <w:tcPr>
            <w:tcW w:w="8773" w:type="dxa"/>
            <w:tcBorders>
              <w:bottom w:val="single" w:sz="12" w:space="0" w:color="auto"/>
            </w:tcBorders>
          </w:tcPr>
          <w:p w:rsidR="006B5160" w:rsidRPr="00747DBB" w:rsidRDefault="00747DBB" w:rsidP="006B5160">
            <w:pPr>
              <w:pStyle w:val="Kop3"/>
              <w:rPr>
                <w:u w:val="single"/>
              </w:rPr>
            </w:pPr>
            <w:r w:rsidRPr="00747DBB">
              <w:rPr>
                <w:u w:val="single"/>
              </w:rPr>
              <w:t xml:space="preserve">2.1 </w:t>
            </w:r>
            <w:r w:rsidR="00A63D44" w:rsidRPr="00747DBB">
              <w:rPr>
                <w:u w:val="single"/>
              </w:rPr>
              <w:t xml:space="preserve">Inhalation in </w:t>
            </w:r>
            <w:r w:rsidR="002F4C5D" w:rsidRPr="00747DBB">
              <w:rPr>
                <w:u w:val="single"/>
              </w:rPr>
              <w:t>non-fire</w:t>
            </w:r>
            <w:r w:rsidR="006B5160" w:rsidRPr="00747DBB">
              <w:rPr>
                <w:u w:val="single"/>
              </w:rPr>
              <w:t xml:space="preserve"> situations</w:t>
            </w:r>
          </w:p>
          <w:p w:rsidR="00747DBB" w:rsidRPr="00747DBB" w:rsidRDefault="00747DBB" w:rsidP="00747DBB"/>
          <w:p w:rsidR="00747DBB" w:rsidRPr="008F086A" w:rsidRDefault="00747DBB" w:rsidP="000932A0">
            <w:pPr>
              <w:pStyle w:val="Lijstalinea"/>
              <w:numPr>
                <w:ilvl w:val="0"/>
                <w:numId w:val="1"/>
              </w:numPr>
              <w:ind w:left="459" w:hanging="283"/>
            </w:pPr>
            <w:r w:rsidRPr="008F086A">
              <w:t xml:space="preserve">The electrolyte used in the </w:t>
            </w:r>
            <w:r w:rsidRPr="00747DBB">
              <w:t>Li-ion battery</w:t>
            </w:r>
            <w:r w:rsidRPr="008F086A">
              <w:t xml:space="preserve"> cells </w:t>
            </w:r>
            <w:r w:rsidRPr="008F086A">
              <w:rPr>
                <w:u w:val="single"/>
              </w:rPr>
              <w:t>contains</w:t>
            </w:r>
            <w:r w:rsidRPr="008F086A">
              <w:t xml:space="preserve"> a flammable organic solvent and a corrosive substance.</w:t>
            </w:r>
          </w:p>
          <w:p w:rsidR="00747DBB" w:rsidRPr="008F086A" w:rsidRDefault="00747DBB" w:rsidP="00747DBB"/>
          <w:p w:rsidR="006B5160" w:rsidRPr="008F086A" w:rsidRDefault="006B5160" w:rsidP="006B5160"/>
          <w:p w:rsidR="006B5160" w:rsidRPr="008F086A" w:rsidRDefault="006B5160" w:rsidP="000932A0">
            <w:pPr>
              <w:pStyle w:val="Lijstalinea"/>
              <w:numPr>
                <w:ilvl w:val="0"/>
                <w:numId w:val="1"/>
              </w:numPr>
              <w:ind w:left="459" w:hanging="283"/>
            </w:pPr>
            <w:r w:rsidRPr="008F086A">
              <w:t>Contact with organic electrolyte or acidic vapour caused by reaction of the electrolyte with moisture may irritate the eyes, nose, throat, and skin.</w:t>
            </w:r>
          </w:p>
          <w:p w:rsidR="006B5160" w:rsidRPr="008F086A" w:rsidRDefault="006B5160" w:rsidP="006B5160">
            <w:r w:rsidRPr="008F086A">
              <w:t xml:space="preserve"> </w:t>
            </w:r>
          </w:p>
          <w:p w:rsidR="007F6D77" w:rsidRPr="00083BB3" w:rsidRDefault="007F6D77" w:rsidP="000932A0">
            <w:pPr>
              <w:pStyle w:val="Lijstalinea"/>
              <w:numPr>
                <w:ilvl w:val="0"/>
                <w:numId w:val="1"/>
              </w:numPr>
              <w:ind w:left="459" w:hanging="283"/>
              <w:rPr>
                <w:lang w:val="en-US"/>
              </w:rPr>
            </w:pPr>
            <w:r w:rsidRPr="008F086A">
              <w:t xml:space="preserve">The vapour may contain </w:t>
            </w:r>
            <w:r w:rsidRPr="008F086A">
              <w:rPr>
                <w:u w:val="single"/>
              </w:rPr>
              <w:t>hazardous</w:t>
            </w:r>
            <w:r w:rsidRPr="008F086A">
              <w:t xml:space="preserve"> fluor-based substances</w:t>
            </w:r>
            <w:r>
              <w:t xml:space="preserve">!  </w:t>
            </w:r>
            <w:r w:rsidRPr="00290893">
              <w:rPr>
                <w:lang w:val="en-US"/>
              </w:rPr>
              <w:t xml:space="preserve">Hydrogen fluoride, carbon monoxide and carbon dioxide may be released from exposed electrolyte. </w:t>
            </w:r>
          </w:p>
          <w:p w:rsidR="006B5160" w:rsidRDefault="006B5160" w:rsidP="007F6D77">
            <w:pPr>
              <w:pStyle w:val="Lijstalinea"/>
              <w:ind w:left="459"/>
            </w:pPr>
          </w:p>
          <w:p w:rsidR="006B5160" w:rsidRDefault="006B5160" w:rsidP="006B5160"/>
          <w:p w:rsidR="00370600" w:rsidRDefault="00370600" w:rsidP="002F4C5D">
            <w:pPr>
              <w:pStyle w:val="Lijstalinea"/>
              <w:ind w:left="459"/>
            </w:pPr>
            <w:r>
              <w:t xml:space="preserve">              </w:t>
            </w:r>
          </w:p>
          <w:p w:rsidR="006B5160" w:rsidRDefault="006B5160" w:rsidP="006B5160">
            <w:pPr>
              <w:pStyle w:val="Kop3"/>
            </w:pPr>
          </w:p>
          <w:p w:rsidR="005D78AF" w:rsidRPr="005D78AF" w:rsidRDefault="005D78AF" w:rsidP="005D78AF"/>
        </w:tc>
      </w:tr>
      <w:tr w:rsidR="006B5160" w:rsidRPr="008B4B62" w:rsidTr="00120D5C">
        <w:trPr>
          <w:jc w:val="center"/>
        </w:trPr>
        <w:tc>
          <w:tcPr>
            <w:tcW w:w="2157" w:type="dxa"/>
            <w:shd w:val="clear" w:color="auto" w:fill="FFFFFF" w:themeFill="background1"/>
          </w:tcPr>
          <w:p w:rsidR="00822B3A" w:rsidRDefault="003B7333" w:rsidP="006B5160">
            <w:r w:rsidRPr="00104940">
              <w:rPr>
                <w:b/>
                <w:noProof/>
                <w:lang w:val="nl-BE" w:eastAsia="nl-BE"/>
              </w:rPr>
              <w:drawing>
                <wp:anchor distT="0" distB="0" distL="114300" distR="114300" simplePos="0" relativeHeight="251762176" behindDoc="0" locked="0" layoutInCell="1" allowOverlap="1" wp14:anchorId="55B7B397" wp14:editId="03718838">
                  <wp:simplePos x="0" y="0"/>
                  <wp:positionH relativeFrom="column">
                    <wp:posOffset>8255</wp:posOffset>
                  </wp:positionH>
                  <wp:positionV relativeFrom="paragraph">
                    <wp:posOffset>1357630</wp:posOffset>
                  </wp:positionV>
                  <wp:extent cx="552452" cy="552450"/>
                  <wp:effectExtent l="0" t="0" r="0" b="0"/>
                  <wp:wrapSquare wrapText="bothSides"/>
                  <wp:docPr id="19518" name="Picture 34" descr="7010-m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6" name="Picture 34" descr="7010-m0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2" cy="5524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A6454">
              <w:rPr>
                <w:b/>
                <w:noProof/>
                <w:lang w:val="nl-BE" w:eastAsia="nl-BE"/>
              </w:rPr>
              <w:drawing>
                <wp:anchor distT="0" distB="0" distL="114300" distR="114300" simplePos="0" relativeHeight="251836928" behindDoc="0" locked="0" layoutInCell="1" allowOverlap="1" wp14:anchorId="35837016" wp14:editId="0E6FC81F">
                  <wp:simplePos x="0" y="0"/>
                  <wp:positionH relativeFrom="column">
                    <wp:posOffset>617855</wp:posOffset>
                  </wp:positionH>
                  <wp:positionV relativeFrom="paragraph">
                    <wp:posOffset>1327150</wp:posOffset>
                  </wp:positionV>
                  <wp:extent cx="563245" cy="563880"/>
                  <wp:effectExtent l="0" t="0" r="8255" b="7620"/>
                  <wp:wrapSquare wrapText="bothSides"/>
                  <wp:docPr id="18440" name="Picture 30" descr="7010-m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 name="Picture 30" descr="7010-m0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245" cy="5638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DC6378">
              <w:rPr>
                <w:b/>
                <w:noProof/>
                <w:lang w:val="nl-BE" w:eastAsia="nl-BE"/>
              </w:rPr>
              <w:drawing>
                <wp:anchor distT="0" distB="0" distL="114300" distR="114300" simplePos="0" relativeHeight="251745792" behindDoc="0" locked="0" layoutInCell="1" allowOverlap="1" wp14:anchorId="715D15B7" wp14:editId="1B170020">
                  <wp:simplePos x="0" y="0"/>
                  <wp:positionH relativeFrom="column">
                    <wp:posOffset>27305</wp:posOffset>
                  </wp:positionH>
                  <wp:positionV relativeFrom="paragraph">
                    <wp:posOffset>791210</wp:posOffset>
                  </wp:positionV>
                  <wp:extent cx="504000" cy="504000"/>
                  <wp:effectExtent l="0" t="0" r="0" b="0"/>
                  <wp:wrapSquare wrapText="bothSides"/>
                  <wp:docPr id="19509" name="Afbeelding 1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00DC6378">
              <w:rPr>
                <w:b/>
                <w:noProof/>
                <w:lang w:val="nl-BE" w:eastAsia="nl-BE"/>
              </w:rPr>
              <w:drawing>
                <wp:anchor distT="0" distB="0" distL="114300" distR="114300" simplePos="0" relativeHeight="251747840" behindDoc="0" locked="0" layoutInCell="1" allowOverlap="1" wp14:anchorId="5C6C7BCD" wp14:editId="48D65FCF">
                  <wp:simplePos x="0" y="0"/>
                  <wp:positionH relativeFrom="column">
                    <wp:posOffset>595630</wp:posOffset>
                  </wp:positionH>
                  <wp:positionV relativeFrom="paragraph">
                    <wp:posOffset>761365</wp:posOffset>
                  </wp:positionV>
                  <wp:extent cx="485775" cy="485775"/>
                  <wp:effectExtent l="0" t="0" r="9525" b="9525"/>
                  <wp:wrapSquare wrapText="bothSides"/>
                  <wp:docPr id="19510" name="Afbeelding 1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sidR="00DC6378">
              <w:rPr>
                <w:b/>
                <w:noProof/>
                <w:lang w:val="nl-BE" w:eastAsia="nl-BE"/>
              </w:rPr>
              <w:drawing>
                <wp:anchor distT="0" distB="0" distL="114300" distR="114300" simplePos="0" relativeHeight="251743744" behindDoc="0" locked="0" layoutInCell="1" allowOverlap="1" wp14:anchorId="63265719" wp14:editId="50E83E2F">
                  <wp:simplePos x="0" y="0"/>
                  <wp:positionH relativeFrom="column">
                    <wp:posOffset>574180</wp:posOffset>
                  </wp:positionH>
                  <wp:positionV relativeFrom="paragraph">
                    <wp:posOffset>194945</wp:posOffset>
                  </wp:positionV>
                  <wp:extent cx="490513" cy="504000"/>
                  <wp:effectExtent l="0" t="0" r="5080" b="0"/>
                  <wp:wrapSquare wrapText="bothSides"/>
                  <wp:docPr id="19508" name="Afbeelding 1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13" cy="504000"/>
                          </a:xfrm>
                          <a:prstGeom prst="rect">
                            <a:avLst/>
                          </a:prstGeom>
                          <a:noFill/>
                        </pic:spPr>
                      </pic:pic>
                    </a:graphicData>
                  </a:graphic>
                  <wp14:sizeRelH relativeFrom="page">
                    <wp14:pctWidth>0</wp14:pctWidth>
                  </wp14:sizeRelH>
                  <wp14:sizeRelV relativeFrom="page">
                    <wp14:pctHeight>0</wp14:pctHeight>
                  </wp14:sizeRelV>
                </wp:anchor>
              </w:drawing>
            </w:r>
            <w:r w:rsidR="00DC6378">
              <w:rPr>
                <w:b/>
                <w:noProof/>
                <w:lang w:val="nl-BE" w:eastAsia="nl-BE"/>
              </w:rPr>
              <w:drawing>
                <wp:anchor distT="0" distB="0" distL="114300" distR="114300" simplePos="0" relativeHeight="251741696" behindDoc="0" locked="0" layoutInCell="1" allowOverlap="1" wp14:anchorId="1C23F89B" wp14:editId="2B050F9A">
                  <wp:simplePos x="0" y="0"/>
                  <wp:positionH relativeFrom="column">
                    <wp:posOffset>-15875</wp:posOffset>
                  </wp:positionH>
                  <wp:positionV relativeFrom="paragraph">
                    <wp:posOffset>167640</wp:posOffset>
                  </wp:positionV>
                  <wp:extent cx="528320" cy="495300"/>
                  <wp:effectExtent l="0" t="0" r="5080" b="0"/>
                  <wp:wrapSquare wrapText="bothSides"/>
                  <wp:docPr id="19507" name="Afbeelding 1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320" cy="495300"/>
                          </a:xfrm>
                          <a:prstGeom prst="rect">
                            <a:avLst/>
                          </a:prstGeom>
                          <a:noFill/>
                        </pic:spPr>
                      </pic:pic>
                    </a:graphicData>
                  </a:graphic>
                  <wp14:sizeRelH relativeFrom="page">
                    <wp14:pctWidth>0</wp14:pctWidth>
                  </wp14:sizeRelH>
                  <wp14:sizeRelV relativeFrom="page">
                    <wp14:pctHeight>0</wp14:pctHeight>
                  </wp14:sizeRelV>
                </wp:anchor>
              </w:drawing>
            </w:r>
            <w:r w:rsidR="006B5160">
              <w:t>Safety Measures</w:t>
            </w:r>
          </w:p>
          <w:p w:rsidR="00822B3A" w:rsidRPr="00822B3A" w:rsidRDefault="00822B3A" w:rsidP="00822B3A"/>
          <w:p w:rsidR="006B5160" w:rsidRPr="00822B3A" w:rsidRDefault="006B5160" w:rsidP="00822B3A"/>
        </w:tc>
        <w:tc>
          <w:tcPr>
            <w:tcW w:w="8773" w:type="dxa"/>
            <w:shd w:val="clear" w:color="auto" w:fill="FFFFFF" w:themeFill="background1"/>
          </w:tcPr>
          <w:p w:rsidR="007F6D77" w:rsidRDefault="00CA1CD4" w:rsidP="00CA1CD4">
            <w:pPr>
              <w:rPr>
                <w:b/>
                <w:u w:val="single"/>
                <w:lang w:val="en-US"/>
              </w:rPr>
            </w:pPr>
            <w:r>
              <w:rPr>
                <w:b/>
                <w:u w:val="single"/>
                <w:lang w:val="en-US"/>
              </w:rPr>
              <w:t xml:space="preserve">2.2 </w:t>
            </w:r>
            <w:r w:rsidR="007F6D77" w:rsidRPr="00CA1CD4">
              <w:rPr>
                <w:b/>
                <w:u w:val="single"/>
                <w:lang w:val="en-US"/>
              </w:rPr>
              <w:t>Recommended Personal Protective Equipment:</w:t>
            </w:r>
          </w:p>
          <w:p w:rsidR="00CA1CD4" w:rsidRPr="00CA1CD4" w:rsidRDefault="00CA1CD4" w:rsidP="00CA1CD4">
            <w:pPr>
              <w:rPr>
                <w:b/>
                <w:u w:val="single"/>
                <w:lang w:val="en-US"/>
              </w:rPr>
            </w:pPr>
          </w:p>
          <w:p w:rsidR="007F6D77" w:rsidRPr="007F6D77" w:rsidRDefault="007F6D77" w:rsidP="000932A0">
            <w:pPr>
              <w:numPr>
                <w:ilvl w:val="0"/>
                <w:numId w:val="9"/>
              </w:numPr>
              <w:contextualSpacing/>
              <w:rPr>
                <w:lang w:val="en-US"/>
              </w:rPr>
            </w:pPr>
            <w:r w:rsidRPr="007F6D77">
              <w:rPr>
                <w:lang w:val="en-US"/>
              </w:rPr>
              <w:t>Safety glasses or face shield</w:t>
            </w:r>
          </w:p>
          <w:p w:rsidR="007F6D77" w:rsidRPr="007F6D77" w:rsidRDefault="007F6D77" w:rsidP="000932A0">
            <w:pPr>
              <w:numPr>
                <w:ilvl w:val="0"/>
                <w:numId w:val="9"/>
              </w:numPr>
              <w:contextualSpacing/>
              <w:rPr>
                <w:lang w:val="en-US"/>
              </w:rPr>
            </w:pPr>
            <w:r w:rsidRPr="007F6D77">
              <w:rPr>
                <w:lang w:val="en-US"/>
              </w:rPr>
              <w:t>Chemical resistant neoprene or nitrile  gloves</w:t>
            </w:r>
          </w:p>
          <w:p w:rsidR="007F6D77" w:rsidRPr="007F6D77" w:rsidRDefault="007F6D77" w:rsidP="000932A0">
            <w:pPr>
              <w:numPr>
                <w:ilvl w:val="0"/>
                <w:numId w:val="9"/>
              </w:numPr>
              <w:contextualSpacing/>
              <w:rPr>
                <w:lang w:val="en-US"/>
              </w:rPr>
            </w:pPr>
            <w:r w:rsidRPr="007F6D77">
              <w:rPr>
                <w:lang w:val="en-US"/>
              </w:rPr>
              <w:t>Protective apron or coveralls</w:t>
            </w:r>
          </w:p>
          <w:p w:rsidR="00CA1CD4" w:rsidRPr="00CA1CD4" w:rsidRDefault="007F6D77" w:rsidP="000932A0">
            <w:pPr>
              <w:numPr>
                <w:ilvl w:val="0"/>
                <w:numId w:val="9"/>
              </w:numPr>
              <w:contextualSpacing/>
              <w:rPr>
                <w:lang w:val="en-US"/>
              </w:rPr>
            </w:pPr>
            <w:r w:rsidRPr="007F6D77">
              <w:rPr>
                <w:color w:val="000000"/>
              </w:rPr>
              <w:t>Air-purifying respirator equipped with acid gas cartridge</w:t>
            </w:r>
            <w:r w:rsidRPr="007F6D77">
              <w:t xml:space="preserve"> or Self-Contained Breathing Apparatus (SCBA).</w:t>
            </w:r>
          </w:p>
          <w:p w:rsidR="006B5160" w:rsidRPr="00120D5C" w:rsidRDefault="007F6D77" w:rsidP="00CA1CD4">
            <w:pPr>
              <w:ind w:left="1428"/>
              <w:contextualSpacing/>
              <w:rPr>
                <w:lang w:val="en-US"/>
              </w:rPr>
            </w:pPr>
            <w:r w:rsidRPr="007F6D77">
              <w:rPr>
                <w:lang w:val="en-US"/>
              </w:rPr>
              <w:t xml:space="preserve"> </w:t>
            </w:r>
          </w:p>
          <w:p w:rsidR="006B5160" w:rsidRPr="00120D5C" w:rsidRDefault="006B5160" w:rsidP="00120D5C">
            <w:pPr>
              <w:pBdr>
                <w:top w:val="single" w:sz="4" w:space="1" w:color="auto"/>
                <w:left w:val="single" w:sz="4" w:space="4" w:color="auto"/>
                <w:bottom w:val="single" w:sz="4" w:space="1" w:color="auto"/>
                <w:right w:val="single" w:sz="4" w:space="4" w:color="auto"/>
              </w:pBdr>
              <w:shd w:val="clear" w:color="auto" w:fill="73DF07"/>
              <w:rPr>
                <w:b/>
              </w:rPr>
            </w:pPr>
            <w:r>
              <w:t xml:space="preserve">Absorption/neutralisation see chapter 4:  </w:t>
            </w:r>
            <w:r w:rsidRPr="008B7B02">
              <w:rPr>
                <w:b/>
              </w:rPr>
              <w:t>Environmental</w:t>
            </w:r>
            <w:r w:rsidRPr="00A71962">
              <w:rPr>
                <w:b/>
              </w:rPr>
              <w:t xml:space="preserve"> aspect</w:t>
            </w:r>
            <w:r w:rsidR="00120D5C">
              <w:rPr>
                <w:b/>
              </w:rPr>
              <w:t>s</w:t>
            </w:r>
          </w:p>
          <w:p w:rsidR="005D78AF" w:rsidRPr="005D78AF" w:rsidRDefault="00120D5C" w:rsidP="00120D5C">
            <w:pPr>
              <w:pStyle w:val="Lijstalinea"/>
              <w:ind w:left="459"/>
            </w:pPr>
            <w:r>
              <w:t xml:space="preserve">          </w:t>
            </w:r>
          </w:p>
        </w:tc>
      </w:tr>
    </w:tbl>
    <w:p w:rsidR="00E95264" w:rsidRDefault="00E95264" w:rsidP="007F44AA"/>
    <w:p w:rsidR="00CD4B3F" w:rsidRDefault="00CD4B3F" w:rsidP="007F44AA"/>
    <w:p w:rsidR="00CD4B3F" w:rsidRDefault="00CD4B3F" w:rsidP="007F44AA"/>
    <w:p w:rsidR="00CD4B3F" w:rsidRDefault="00CD4B3F" w:rsidP="007F44AA"/>
    <w:p w:rsidR="00CD4B3F" w:rsidRDefault="00CD4B3F" w:rsidP="007F44AA"/>
    <w:p w:rsidR="00CD4B3F" w:rsidRDefault="00CD4B3F" w:rsidP="007F44AA"/>
    <w:p w:rsidR="00CD4B3F" w:rsidRDefault="00CD4B3F"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032883" w:rsidRDefault="00032883" w:rsidP="007F44AA"/>
    <w:p w:rsidR="00CD4B3F" w:rsidRDefault="00CD4B3F" w:rsidP="007F44AA"/>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00"/>
        <w:gridCol w:w="142"/>
        <w:gridCol w:w="8631"/>
      </w:tblGrid>
      <w:tr w:rsidR="001738D9" w:rsidRPr="008B4B62" w:rsidTr="001738D9">
        <w:trPr>
          <w:jc w:val="center"/>
        </w:trPr>
        <w:tc>
          <w:tcPr>
            <w:tcW w:w="10773" w:type="dxa"/>
            <w:gridSpan w:val="3"/>
            <w:shd w:val="clear" w:color="auto" w:fill="FF0000"/>
          </w:tcPr>
          <w:p w:rsidR="001738D9" w:rsidRPr="002521AB" w:rsidRDefault="00651567" w:rsidP="00651567">
            <w:pPr>
              <w:pStyle w:val="Kop2"/>
            </w:pPr>
            <w:r w:rsidRPr="002521AB">
              <w:t>Hazards Associated with a</w:t>
            </w:r>
            <w:r w:rsidR="001738D9" w:rsidRPr="002521AB">
              <w:t xml:space="preserve"> </w:t>
            </w:r>
            <w:r w:rsidR="002521AB" w:rsidRPr="002521AB">
              <w:t xml:space="preserve">Lithium-Ion </w:t>
            </w:r>
            <w:r w:rsidR="001738D9" w:rsidRPr="002521AB">
              <w:t>Battery</w:t>
            </w:r>
            <w:r w:rsidRPr="002521AB">
              <w:t xml:space="preserve"> Fire</w:t>
            </w:r>
          </w:p>
        </w:tc>
      </w:tr>
      <w:tr w:rsidR="001738D9" w:rsidRPr="008B4B62" w:rsidTr="001738D9">
        <w:trPr>
          <w:jc w:val="center"/>
        </w:trPr>
        <w:tc>
          <w:tcPr>
            <w:tcW w:w="10773" w:type="dxa"/>
            <w:gridSpan w:val="3"/>
          </w:tcPr>
          <w:p w:rsidR="001738D9" w:rsidRDefault="001738D9" w:rsidP="001738D9"/>
          <w:p w:rsidR="001738D9" w:rsidRPr="008F086A" w:rsidRDefault="001738D9" w:rsidP="001738D9">
            <w:pPr>
              <w:rPr>
                <w:b/>
              </w:rPr>
            </w:pPr>
            <w:r w:rsidRPr="008F086A">
              <w:rPr>
                <w:b/>
              </w:rPr>
              <w:t xml:space="preserve">Under normal conditions </w:t>
            </w:r>
            <w:r w:rsidR="00A63D44" w:rsidRPr="008F086A">
              <w:rPr>
                <w:b/>
              </w:rPr>
              <w:t xml:space="preserve">of use </w:t>
            </w:r>
            <w:r w:rsidRPr="008F086A">
              <w:rPr>
                <w:b/>
              </w:rPr>
              <w:t>the battery does not present any risk of exposure to its content.</w:t>
            </w:r>
          </w:p>
          <w:p w:rsidR="001738D9" w:rsidRPr="008B4B62" w:rsidRDefault="001738D9" w:rsidP="001738D9"/>
        </w:tc>
      </w:tr>
      <w:tr w:rsidR="001738D9" w:rsidRPr="008B4B62" w:rsidTr="001738D9">
        <w:trPr>
          <w:jc w:val="center"/>
        </w:trPr>
        <w:tc>
          <w:tcPr>
            <w:tcW w:w="10773" w:type="dxa"/>
            <w:gridSpan w:val="3"/>
          </w:tcPr>
          <w:p w:rsidR="001738D9" w:rsidRPr="008B4B62" w:rsidRDefault="001738D9" w:rsidP="00370600">
            <w:pPr>
              <w:pStyle w:val="Kop1"/>
              <w:jc w:val="left"/>
            </w:pPr>
            <w:r>
              <w:t>FIRE</w:t>
            </w:r>
          </w:p>
        </w:tc>
      </w:tr>
      <w:tr w:rsidR="001738D9" w:rsidRPr="008B4B62" w:rsidTr="00CE44A9">
        <w:trPr>
          <w:jc w:val="center"/>
        </w:trPr>
        <w:tc>
          <w:tcPr>
            <w:tcW w:w="2142" w:type="dxa"/>
            <w:gridSpan w:val="2"/>
            <w:tcBorders>
              <w:bottom w:val="single" w:sz="12" w:space="0" w:color="auto"/>
            </w:tcBorders>
          </w:tcPr>
          <w:p w:rsidR="001738D9" w:rsidRPr="001738D9" w:rsidRDefault="00D86707" w:rsidP="001738D9">
            <w:pPr>
              <w:rPr>
                <w:b/>
              </w:rPr>
            </w:pPr>
            <w:r>
              <w:rPr>
                <w:noProof/>
                <w:lang w:val="nl-BE" w:eastAsia="nl-BE"/>
              </w:rPr>
              <w:drawing>
                <wp:anchor distT="0" distB="0" distL="114300" distR="114300" simplePos="0" relativeHeight="251851264" behindDoc="0" locked="0" layoutInCell="1" allowOverlap="1" wp14:anchorId="7E6B8DCC" wp14:editId="7F2BB61A">
                  <wp:simplePos x="0" y="0"/>
                  <wp:positionH relativeFrom="column">
                    <wp:posOffset>592455</wp:posOffset>
                  </wp:positionH>
                  <wp:positionV relativeFrom="paragraph">
                    <wp:posOffset>1371600</wp:posOffset>
                  </wp:positionV>
                  <wp:extent cx="542925" cy="542925"/>
                  <wp:effectExtent l="0" t="0" r="9525" b="9525"/>
                  <wp:wrapSquare wrapText="bothSides"/>
                  <wp:docPr id="10" name="irc_mi" descr="http://www.qorpak.com/vimages/nf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qorpak.com/vimages/nfp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4A9">
              <w:rPr>
                <w:noProof/>
                <w:lang w:val="nl-BE" w:eastAsia="nl-BE"/>
              </w:rPr>
              <w:drawing>
                <wp:anchor distT="0" distB="0" distL="114300" distR="114300" simplePos="0" relativeHeight="251760128" behindDoc="0" locked="0" layoutInCell="1" allowOverlap="1" wp14:anchorId="4AF61255" wp14:editId="5D2A2FB4">
                  <wp:simplePos x="0" y="0"/>
                  <wp:positionH relativeFrom="column">
                    <wp:posOffset>27940</wp:posOffset>
                  </wp:positionH>
                  <wp:positionV relativeFrom="paragraph">
                    <wp:posOffset>1357630</wp:posOffset>
                  </wp:positionV>
                  <wp:extent cx="504000" cy="483236"/>
                  <wp:effectExtent l="0" t="0" r="0" b="0"/>
                  <wp:wrapSquare wrapText="bothSides"/>
                  <wp:docPr id="19517" name="Afbeelding 1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 cy="483236"/>
                          </a:xfrm>
                          <a:prstGeom prst="rect">
                            <a:avLst/>
                          </a:prstGeom>
                          <a:noFill/>
                        </pic:spPr>
                      </pic:pic>
                    </a:graphicData>
                  </a:graphic>
                  <wp14:sizeRelH relativeFrom="page">
                    <wp14:pctWidth>0</wp14:pctWidth>
                  </wp14:sizeRelH>
                  <wp14:sizeRelV relativeFrom="page">
                    <wp14:pctHeight>0</wp14:pctHeight>
                  </wp14:sizeRelV>
                </wp:anchor>
              </w:drawing>
            </w:r>
            <w:r w:rsidR="00DC6378">
              <w:rPr>
                <w:b/>
                <w:bCs/>
                <w:noProof/>
                <w:color w:val="2D2D2D"/>
                <w:sz w:val="18"/>
                <w:szCs w:val="18"/>
                <w:bdr w:val="single" w:sz="6" w:space="0" w:color="ECEAEA" w:frame="1"/>
                <w:lang w:val="nl-BE" w:eastAsia="nl-BE"/>
              </w:rPr>
              <w:drawing>
                <wp:anchor distT="0" distB="0" distL="114300" distR="114300" simplePos="0" relativeHeight="251758080" behindDoc="0" locked="0" layoutInCell="1" allowOverlap="1" wp14:anchorId="3674EAA7" wp14:editId="3E5ACF7A">
                  <wp:simplePos x="0" y="0"/>
                  <wp:positionH relativeFrom="column">
                    <wp:posOffset>570865</wp:posOffset>
                  </wp:positionH>
                  <wp:positionV relativeFrom="paragraph">
                    <wp:posOffset>738505</wp:posOffset>
                  </wp:positionV>
                  <wp:extent cx="541655" cy="482600"/>
                  <wp:effectExtent l="0" t="0" r="0" b="0"/>
                  <wp:wrapSquare wrapText="bothSides"/>
                  <wp:docPr id="19515" name="Afbeelding 19515" descr="Gevaa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vaar">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655"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6378">
              <w:rPr>
                <w:b/>
                <w:noProof/>
                <w:lang w:val="nl-BE" w:eastAsia="nl-BE"/>
              </w:rPr>
              <w:drawing>
                <wp:anchor distT="0" distB="0" distL="114300" distR="114300" simplePos="0" relativeHeight="251756032" behindDoc="0" locked="0" layoutInCell="1" allowOverlap="1" wp14:anchorId="3CD647BF" wp14:editId="038B4EB8">
                  <wp:simplePos x="0" y="0"/>
                  <wp:positionH relativeFrom="column">
                    <wp:posOffset>19685</wp:posOffset>
                  </wp:positionH>
                  <wp:positionV relativeFrom="paragraph">
                    <wp:posOffset>767080</wp:posOffset>
                  </wp:positionV>
                  <wp:extent cx="504000" cy="498237"/>
                  <wp:effectExtent l="0" t="0" r="0" b="0"/>
                  <wp:wrapSquare wrapText="bothSides"/>
                  <wp:docPr id="19514" name="Afbeelding 1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 cy="498237"/>
                          </a:xfrm>
                          <a:prstGeom prst="rect">
                            <a:avLst/>
                          </a:prstGeom>
                          <a:noFill/>
                        </pic:spPr>
                      </pic:pic>
                    </a:graphicData>
                  </a:graphic>
                  <wp14:sizeRelH relativeFrom="page">
                    <wp14:pctWidth>0</wp14:pctWidth>
                  </wp14:sizeRelH>
                  <wp14:sizeRelV relativeFrom="page">
                    <wp14:pctHeight>0</wp14:pctHeight>
                  </wp14:sizeRelV>
                </wp:anchor>
              </w:drawing>
            </w:r>
            <w:r w:rsidR="00DC6378">
              <w:rPr>
                <w:b/>
                <w:noProof/>
                <w:lang w:val="nl-BE" w:eastAsia="nl-BE"/>
              </w:rPr>
              <w:drawing>
                <wp:anchor distT="0" distB="0" distL="114300" distR="114300" simplePos="0" relativeHeight="251753984" behindDoc="0" locked="0" layoutInCell="1" allowOverlap="1" wp14:anchorId="1257A4A4" wp14:editId="4753D91B">
                  <wp:simplePos x="0" y="0"/>
                  <wp:positionH relativeFrom="column">
                    <wp:posOffset>561340</wp:posOffset>
                  </wp:positionH>
                  <wp:positionV relativeFrom="paragraph">
                    <wp:posOffset>176530</wp:posOffset>
                  </wp:positionV>
                  <wp:extent cx="499745" cy="494030"/>
                  <wp:effectExtent l="0" t="0" r="0" b="1270"/>
                  <wp:wrapSquare wrapText="bothSides"/>
                  <wp:docPr id="19513" name="Afbeelding 1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745" cy="494030"/>
                          </a:xfrm>
                          <a:prstGeom prst="rect">
                            <a:avLst/>
                          </a:prstGeom>
                          <a:noFill/>
                        </pic:spPr>
                      </pic:pic>
                    </a:graphicData>
                  </a:graphic>
                  <wp14:sizeRelH relativeFrom="page">
                    <wp14:pctWidth>0</wp14:pctWidth>
                  </wp14:sizeRelH>
                  <wp14:sizeRelV relativeFrom="page">
                    <wp14:pctHeight>0</wp14:pctHeight>
                  </wp14:sizeRelV>
                </wp:anchor>
              </w:drawing>
            </w:r>
            <w:r w:rsidR="001738D9" w:rsidRPr="001738D9">
              <w:rPr>
                <w:b/>
              </w:rPr>
              <w:t>Sp</w:t>
            </w:r>
            <w:r w:rsidR="00DC6378">
              <w:rPr>
                <w:noProof/>
                <w:lang w:val="nl-BE" w:eastAsia="nl-BE"/>
              </w:rPr>
              <w:drawing>
                <wp:anchor distT="0" distB="0" distL="114300" distR="114300" simplePos="0" relativeHeight="251751936" behindDoc="0" locked="0" layoutInCell="1" allowOverlap="1" wp14:anchorId="76BCBD1E" wp14:editId="41B01FB6">
                  <wp:simplePos x="0" y="0"/>
                  <wp:positionH relativeFrom="column">
                    <wp:posOffset>0</wp:posOffset>
                  </wp:positionH>
                  <wp:positionV relativeFrom="paragraph">
                    <wp:posOffset>167005</wp:posOffset>
                  </wp:positionV>
                  <wp:extent cx="504000" cy="504000"/>
                  <wp:effectExtent l="0" t="0" r="0" b="0"/>
                  <wp:wrapSquare wrapText="bothSides"/>
                  <wp:docPr id="19512" name="Afbeelding 1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001738D9" w:rsidRPr="001738D9">
              <w:rPr>
                <w:b/>
              </w:rPr>
              <w:t>ecific Attention</w:t>
            </w:r>
          </w:p>
        </w:tc>
        <w:tc>
          <w:tcPr>
            <w:tcW w:w="8631" w:type="dxa"/>
            <w:tcBorders>
              <w:bottom w:val="single" w:sz="12" w:space="0" w:color="auto"/>
            </w:tcBorders>
          </w:tcPr>
          <w:p w:rsidR="001738D9" w:rsidRDefault="001738D9" w:rsidP="000932A0">
            <w:pPr>
              <w:pStyle w:val="Lijstalinea"/>
              <w:numPr>
                <w:ilvl w:val="0"/>
                <w:numId w:val="1"/>
              </w:numPr>
              <w:ind w:left="459" w:hanging="283"/>
            </w:pPr>
            <w:r>
              <w:t xml:space="preserve">If you detect leaking fluids, sparks, smoke, flames, increased temperature, gurgling or bubbling sounds from the </w:t>
            </w:r>
            <w:r w:rsidRPr="00651567">
              <w:rPr>
                <w:u w:val="single"/>
              </w:rPr>
              <w:t>HV</w:t>
            </w:r>
            <w:r>
              <w:t xml:space="preserve"> battery compartment, assume there is a battery fire and ventilate the passenger area (roll down windows or open doors).</w:t>
            </w:r>
          </w:p>
          <w:p w:rsidR="001738D9" w:rsidRDefault="001738D9" w:rsidP="001738D9"/>
          <w:p w:rsidR="001738D9" w:rsidRPr="00747DBB" w:rsidRDefault="0021265A" w:rsidP="001738D9">
            <w:pPr>
              <w:pStyle w:val="Kop3"/>
              <w:rPr>
                <w:u w:val="single"/>
              </w:rPr>
            </w:pPr>
            <w:r w:rsidRPr="00747DBB">
              <w:rPr>
                <w:u w:val="single"/>
              </w:rPr>
              <w:t xml:space="preserve">3.1 </w:t>
            </w:r>
            <w:r w:rsidR="001738D9" w:rsidRPr="00747DBB">
              <w:rPr>
                <w:u w:val="single"/>
              </w:rPr>
              <w:t>Fire in th</w:t>
            </w:r>
            <w:r w:rsidR="00DA45AD" w:rsidRPr="00747DBB">
              <w:rPr>
                <w:u w:val="single"/>
              </w:rPr>
              <w:t>e</w:t>
            </w:r>
            <w:r w:rsidR="001738D9" w:rsidRPr="00747DBB">
              <w:rPr>
                <w:u w:val="single"/>
              </w:rPr>
              <w:t xml:space="preserve"> HV Battery Assembly</w:t>
            </w:r>
          </w:p>
          <w:p w:rsidR="001738D9" w:rsidRPr="008F086A" w:rsidRDefault="001738D9" w:rsidP="000932A0">
            <w:pPr>
              <w:pStyle w:val="Lijstalinea"/>
              <w:numPr>
                <w:ilvl w:val="0"/>
                <w:numId w:val="1"/>
              </w:numPr>
              <w:ind w:left="459" w:hanging="283"/>
            </w:pPr>
            <w:r w:rsidRPr="008F086A">
              <w:t>Be alert. There is a potential for delayed fire with damaged lithium-ion batteries.</w:t>
            </w:r>
          </w:p>
          <w:p w:rsidR="00651567" w:rsidRPr="008F086A" w:rsidRDefault="001738D9" w:rsidP="000932A0">
            <w:pPr>
              <w:pStyle w:val="Lijstalinea"/>
              <w:numPr>
                <w:ilvl w:val="0"/>
                <w:numId w:val="1"/>
              </w:numPr>
              <w:ind w:left="459" w:hanging="283"/>
            </w:pPr>
            <w:r w:rsidRPr="008F086A">
              <w:t xml:space="preserve">When the inside cells of the battery are </w:t>
            </w:r>
            <w:r w:rsidR="00651567" w:rsidRPr="008F086A">
              <w:t>damaged</w:t>
            </w:r>
            <w:r w:rsidR="00D04DDE" w:rsidRPr="008F086A">
              <w:t xml:space="preserve"> </w:t>
            </w:r>
            <w:r w:rsidR="00651567" w:rsidRPr="008F086A">
              <w:t>flammable liquid may be expelled from the battery,</w:t>
            </w:r>
            <w:r w:rsidRPr="008F086A">
              <w:t xml:space="preserve"> </w:t>
            </w:r>
          </w:p>
          <w:p w:rsidR="00D04DDE" w:rsidRPr="008F086A" w:rsidRDefault="001738D9" w:rsidP="000932A0">
            <w:pPr>
              <w:pStyle w:val="Lijstalinea"/>
              <w:numPr>
                <w:ilvl w:val="0"/>
                <w:numId w:val="1"/>
              </w:numPr>
              <w:ind w:left="459" w:hanging="283"/>
            </w:pPr>
            <w:r w:rsidRPr="008F086A">
              <w:t>The battery contains a combustib</w:t>
            </w:r>
            <w:r w:rsidR="007F6D77">
              <w:t>le organic solvent.</w:t>
            </w:r>
          </w:p>
          <w:p w:rsidR="001738D9" w:rsidRPr="008F086A" w:rsidRDefault="001738D9" w:rsidP="000932A0">
            <w:pPr>
              <w:pStyle w:val="Lijstalinea"/>
              <w:numPr>
                <w:ilvl w:val="0"/>
                <w:numId w:val="1"/>
              </w:numPr>
              <w:ind w:left="459" w:hanging="283"/>
            </w:pPr>
            <w:r w:rsidRPr="008F086A">
              <w:t>When one cell ignites there is a risk a propagation of the fire to neighbour cells</w:t>
            </w:r>
          </w:p>
          <w:p w:rsidR="00D04DDE" w:rsidRPr="008F086A" w:rsidRDefault="00D04DDE" w:rsidP="00D04DDE">
            <w:pPr>
              <w:pStyle w:val="Lijstalinea"/>
              <w:ind w:left="459"/>
            </w:pPr>
            <w:r w:rsidRPr="008F086A">
              <w:t>(Thermal runaway).</w:t>
            </w:r>
          </w:p>
          <w:p w:rsidR="00D04DDE" w:rsidRPr="008F086A" w:rsidRDefault="00D04DDE" w:rsidP="00D04DDE">
            <w:pPr>
              <w:pStyle w:val="Lijstalinea"/>
              <w:ind w:left="459"/>
            </w:pPr>
            <w:r w:rsidRPr="008F086A">
              <w:t>Parts of the battery(e.g. cells) may be ejected as projectile.</w:t>
            </w:r>
          </w:p>
          <w:p w:rsidR="001738D9" w:rsidRDefault="001738D9" w:rsidP="001738D9"/>
          <w:p w:rsidR="001738D9" w:rsidRPr="00747DBB" w:rsidRDefault="0021265A" w:rsidP="001738D9">
            <w:pPr>
              <w:pStyle w:val="Kop3"/>
              <w:rPr>
                <w:u w:val="single"/>
              </w:rPr>
            </w:pPr>
            <w:r w:rsidRPr="00747DBB">
              <w:rPr>
                <w:u w:val="single"/>
              </w:rPr>
              <w:t xml:space="preserve">3.2 </w:t>
            </w:r>
            <w:r w:rsidR="001738D9" w:rsidRPr="00747DBB">
              <w:rPr>
                <w:u w:val="single"/>
              </w:rPr>
              <w:t xml:space="preserve">Inhalation in Fire Situations </w:t>
            </w:r>
          </w:p>
          <w:p w:rsidR="001738D9" w:rsidRDefault="007F6D77" w:rsidP="000932A0">
            <w:pPr>
              <w:pStyle w:val="Lijstalinea"/>
              <w:numPr>
                <w:ilvl w:val="0"/>
                <w:numId w:val="1"/>
              </w:numPr>
              <w:ind w:left="459" w:hanging="283"/>
            </w:pPr>
            <w:r>
              <w:t>Hazardous</w:t>
            </w:r>
            <w:r w:rsidR="001738D9">
              <w:t xml:space="preserve"> gases are given off as by-products of combustion. </w:t>
            </w:r>
          </w:p>
          <w:p w:rsidR="007F6D77" w:rsidRDefault="001738D9" w:rsidP="000932A0">
            <w:pPr>
              <w:pStyle w:val="Lijstalinea"/>
              <w:numPr>
                <w:ilvl w:val="0"/>
                <w:numId w:val="1"/>
              </w:numPr>
              <w:ind w:left="459" w:hanging="283"/>
            </w:pPr>
            <w:r>
              <w:t xml:space="preserve">Vapour emitted in case of a fire </w:t>
            </w:r>
            <w:r w:rsidR="00D04DDE">
              <w:t xml:space="preserve">contains CO, </w:t>
            </w:r>
            <w:r>
              <w:t xml:space="preserve">CO2 and </w:t>
            </w:r>
            <w:r w:rsidR="00651567" w:rsidRPr="008F086A">
              <w:rPr>
                <w:u w:val="single"/>
              </w:rPr>
              <w:t>hazardous</w:t>
            </w:r>
            <w:r w:rsidRPr="008F086A">
              <w:t xml:space="preserve"> fluorinated substances!</w:t>
            </w:r>
            <w:r w:rsidR="00370600">
              <w:t xml:space="preserve">  </w:t>
            </w:r>
          </w:p>
          <w:p w:rsidR="001738D9" w:rsidRDefault="007F6D77" w:rsidP="000932A0">
            <w:pPr>
              <w:pStyle w:val="Lijstalinea"/>
              <w:numPr>
                <w:ilvl w:val="0"/>
                <w:numId w:val="1"/>
              </w:numPr>
              <w:ind w:left="459" w:hanging="283"/>
            </w:pPr>
            <w:r>
              <w:t xml:space="preserve"> </w:t>
            </w:r>
            <w:r w:rsidRPr="007F6D77">
              <w:t xml:space="preserve">May rupture or explode in a fire, which could release </w:t>
            </w:r>
            <w:r w:rsidRPr="007F6D77">
              <w:rPr>
                <w:bCs/>
              </w:rPr>
              <w:t>hydrogen, hydrogen fluoride, carbon monoxide, carbon dioxide, aldehydes, and short chain hydrocarbons</w:t>
            </w:r>
            <w:r w:rsidRPr="007F6D77">
              <w:t>.</w:t>
            </w:r>
          </w:p>
          <w:p w:rsidR="00032883" w:rsidRPr="008B4B62" w:rsidRDefault="00032883" w:rsidP="000932A0">
            <w:pPr>
              <w:pStyle w:val="Lijstalinea"/>
              <w:numPr>
                <w:ilvl w:val="0"/>
                <w:numId w:val="1"/>
              </w:numPr>
              <w:ind w:left="459" w:hanging="283"/>
            </w:pPr>
          </w:p>
        </w:tc>
      </w:tr>
      <w:tr w:rsidR="001738D9" w:rsidRPr="008B4B62" w:rsidTr="00CE44A9">
        <w:trPr>
          <w:jc w:val="center"/>
        </w:trPr>
        <w:tc>
          <w:tcPr>
            <w:tcW w:w="2142" w:type="dxa"/>
            <w:gridSpan w:val="2"/>
            <w:shd w:val="clear" w:color="auto" w:fill="FFFFFF" w:themeFill="background1"/>
          </w:tcPr>
          <w:p w:rsidR="008B2228" w:rsidRDefault="00D04DDE" w:rsidP="007F44AA">
            <w:pPr>
              <w:rPr>
                <w:b/>
                <w:noProof/>
                <w:lang w:val="fr-CH" w:eastAsia="fr-CH"/>
              </w:rPr>
            </w:pPr>
            <w:r>
              <w:br w:type="page"/>
            </w:r>
          </w:p>
          <w:p w:rsidR="001738D9" w:rsidRPr="00CA1CD4" w:rsidRDefault="000932A0" w:rsidP="007F44AA">
            <w:r>
              <w:rPr>
                <w:noProof/>
                <w:lang w:val="nl-BE" w:eastAsia="nl-BE"/>
              </w:rPr>
              <w:drawing>
                <wp:anchor distT="0" distB="0" distL="114300" distR="114300" simplePos="0" relativeHeight="251766272" behindDoc="0" locked="0" layoutInCell="1" allowOverlap="1" wp14:anchorId="3C7E25BC" wp14:editId="4E7A76C3">
                  <wp:simplePos x="0" y="0"/>
                  <wp:positionH relativeFrom="column">
                    <wp:posOffset>565785</wp:posOffset>
                  </wp:positionH>
                  <wp:positionV relativeFrom="paragraph">
                    <wp:posOffset>1416685</wp:posOffset>
                  </wp:positionV>
                  <wp:extent cx="678815" cy="667385"/>
                  <wp:effectExtent l="0" t="0" r="6985" b="0"/>
                  <wp:wrapSquare wrapText="bothSides"/>
                  <wp:docPr id="23552" name="Afbeelding 2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8815" cy="667385"/>
                          </a:xfrm>
                          <a:prstGeom prst="rect">
                            <a:avLst/>
                          </a:prstGeom>
                          <a:noFill/>
                        </pic:spPr>
                      </pic:pic>
                    </a:graphicData>
                  </a:graphic>
                  <wp14:sizeRelH relativeFrom="page">
                    <wp14:pctWidth>0</wp14:pctWidth>
                  </wp14:sizeRelH>
                  <wp14:sizeRelV relativeFrom="page">
                    <wp14:pctHeight>0</wp14:pctHeight>
                  </wp14:sizeRelV>
                </wp:anchor>
              </w:drawing>
            </w:r>
            <w:r w:rsidR="00CA1CD4" w:rsidRPr="00CA1CD4">
              <w:rPr>
                <w:noProof/>
                <w:lang w:val="nl-BE" w:eastAsia="nl-BE"/>
              </w:rPr>
              <w:drawing>
                <wp:anchor distT="0" distB="0" distL="114300" distR="114300" simplePos="0" relativeHeight="251994624" behindDoc="0" locked="0" layoutInCell="1" allowOverlap="1" wp14:anchorId="69E345AA" wp14:editId="4EF4880A">
                  <wp:simplePos x="0" y="0"/>
                  <wp:positionH relativeFrom="column">
                    <wp:posOffset>597535</wp:posOffset>
                  </wp:positionH>
                  <wp:positionV relativeFrom="paragraph">
                    <wp:posOffset>836295</wp:posOffset>
                  </wp:positionV>
                  <wp:extent cx="485775" cy="485775"/>
                  <wp:effectExtent l="0" t="0" r="9525" b="9525"/>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sidR="00CA1CD4" w:rsidRPr="00CA1CD4">
              <w:rPr>
                <w:noProof/>
                <w:lang w:val="nl-BE" w:eastAsia="nl-BE"/>
              </w:rPr>
              <w:drawing>
                <wp:anchor distT="0" distB="0" distL="114300" distR="114300" simplePos="0" relativeHeight="251990528" behindDoc="0" locked="0" layoutInCell="1" allowOverlap="1" wp14:anchorId="1613B616" wp14:editId="0D3D244A">
                  <wp:simplePos x="0" y="0"/>
                  <wp:positionH relativeFrom="column">
                    <wp:posOffset>602615</wp:posOffset>
                  </wp:positionH>
                  <wp:positionV relativeFrom="paragraph">
                    <wp:posOffset>241300</wp:posOffset>
                  </wp:positionV>
                  <wp:extent cx="490513" cy="504000"/>
                  <wp:effectExtent l="0" t="0" r="508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13" cy="504000"/>
                          </a:xfrm>
                          <a:prstGeom prst="rect">
                            <a:avLst/>
                          </a:prstGeom>
                          <a:noFill/>
                        </pic:spPr>
                      </pic:pic>
                    </a:graphicData>
                  </a:graphic>
                  <wp14:sizeRelH relativeFrom="page">
                    <wp14:pctWidth>0</wp14:pctWidth>
                  </wp14:sizeRelH>
                  <wp14:sizeRelV relativeFrom="page">
                    <wp14:pctHeight>0</wp14:pctHeight>
                  </wp14:sizeRelV>
                </wp:anchor>
              </w:drawing>
            </w:r>
            <w:r w:rsidR="001738D9" w:rsidRPr="00CA1CD4">
              <w:t>Safety Measures</w:t>
            </w:r>
          </w:p>
          <w:p w:rsidR="00CE44A9" w:rsidRDefault="000932A0" w:rsidP="007F44AA">
            <w:pPr>
              <w:rPr>
                <w:b/>
              </w:rPr>
            </w:pPr>
            <w:r>
              <w:rPr>
                <w:b/>
                <w:noProof/>
                <w:lang w:val="nl-BE" w:eastAsia="nl-BE"/>
              </w:rPr>
              <w:drawing>
                <wp:anchor distT="0" distB="0" distL="114300" distR="114300" simplePos="0" relativeHeight="251772416" behindDoc="0" locked="0" layoutInCell="1" allowOverlap="1" wp14:anchorId="1746E392" wp14:editId="159523CB">
                  <wp:simplePos x="0" y="0"/>
                  <wp:positionH relativeFrom="column">
                    <wp:posOffset>0</wp:posOffset>
                  </wp:positionH>
                  <wp:positionV relativeFrom="paragraph">
                    <wp:posOffset>1338580</wp:posOffset>
                  </wp:positionV>
                  <wp:extent cx="513080" cy="504825"/>
                  <wp:effectExtent l="0" t="0" r="1270" b="9525"/>
                  <wp:wrapSquare wrapText="bothSides"/>
                  <wp:docPr id="23555"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80" cy="504825"/>
                          </a:xfrm>
                          <a:prstGeom prst="rect">
                            <a:avLst/>
                          </a:prstGeom>
                          <a:noFill/>
                        </pic:spPr>
                      </pic:pic>
                    </a:graphicData>
                  </a:graphic>
                  <wp14:sizeRelH relativeFrom="page">
                    <wp14:pctWidth>0</wp14:pctWidth>
                  </wp14:sizeRelH>
                  <wp14:sizeRelV relativeFrom="page">
                    <wp14:pctHeight>0</wp14:pctHeight>
                  </wp14:sizeRelV>
                </wp:anchor>
              </w:drawing>
            </w:r>
            <w:r w:rsidR="00CA1CD4">
              <w:rPr>
                <w:b/>
                <w:noProof/>
                <w:lang w:val="nl-BE" w:eastAsia="nl-BE"/>
              </w:rPr>
              <w:drawing>
                <wp:anchor distT="0" distB="0" distL="114300" distR="114300" simplePos="0" relativeHeight="251992576" behindDoc="0" locked="0" layoutInCell="1" allowOverlap="1" wp14:anchorId="158AEEBA" wp14:editId="0DF51018">
                  <wp:simplePos x="0" y="0"/>
                  <wp:positionH relativeFrom="column">
                    <wp:posOffset>27940</wp:posOffset>
                  </wp:positionH>
                  <wp:positionV relativeFrom="paragraph">
                    <wp:posOffset>695960</wp:posOffset>
                  </wp:positionV>
                  <wp:extent cx="504000" cy="5040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00CA1CD4">
              <w:rPr>
                <w:b/>
                <w:noProof/>
                <w:lang w:val="nl-BE" w:eastAsia="nl-BE"/>
              </w:rPr>
              <w:drawing>
                <wp:anchor distT="0" distB="0" distL="114300" distR="114300" simplePos="0" relativeHeight="251988480" behindDoc="0" locked="0" layoutInCell="1" allowOverlap="1" wp14:anchorId="0D7716E1" wp14:editId="2CB56505">
                  <wp:simplePos x="0" y="0"/>
                  <wp:positionH relativeFrom="column">
                    <wp:posOffset>-25400</wp:posOffset>
                  </wp:positionH>
                  <wp:positionV relativeFrom="paragraph">
                    <wp:posOffset>62865</wp:posOffset>
                  </wp:positionV>
                  <wp:extent cx="528320" cy="495300"/>
                  <wp:effectExtent l="0" t="0" r="508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320" cy="495300"/>
                          </a:xfrm>
                          <a:prstGeom prst="rect">
                            <a:avLst/>
                          </a:prstGeom>
                          <a:noFill/>
                        </pic:spPr>
                      </pic:pic>
                    </a:graphicData>
                  </a:graphic>
                  <wp14:sizeRelH relativeFrom="page">
                    <wp14:pctWidth>0</wp14:pctWidth>
                  </wp14:sizeRelH>
                  <wp14:sizeRelV relativeFrom="page">
                    <wp14:pctHeight>0</wp14:pctHeight>
                  </wp14:sizeRelV>
                </wp:anchor>
              </w:drawing>
            </w:r>
          </w:p>
          <w:p w:rsidR="00CE44A9" w:rsidRDefault="00CE44A9" w:rsidP="007F44AA">
            <w:pPr>
              <w:rPr>
                <w:b/>
              </w:rPr>
            </w:pPr>
          </w:p>
          <w:p w:rsidR="00CE44A9" w:rsidRDefault="00CE44A9" w:rsidP="007F44AA">
            <w:pPr>
              <w:rPr>
                <w:b/>
              </w:rPr>
            </w:pPr>
          </w:p>
          <w:p w:rsidR="00CE44A9" w:rsidRDefault="00CE44A9" w:rsidP="007F44AA">
            <w:pPr>
              <w:rPr>
                <w:b/>
              </w:rPr>
            </w:pPr>
          </w:p>
          <w:p w:rsidR="00CE44A9" w:rsidRDefault="00CE44A9" w:rsidP="007F44AA">
            <w:pPr>
              <w:rPr>
                <w:b/>
              </w:rPr>
            </w:pPr>
          </w:p>
          <w:p w:rsidR="005C42DD" w:rsidRDefault="005C42DD" w:rsidP="007F44AA">
            <w:pPr>
              <w:rPr>
                <w:b/>
              </w:rPr>
            </w:pPr>
          </w:p>
          <w:p w:rsidR="00CE44A9" w:rsidRPr="00CA1CD4" w:rsidRDefault="00CE44A9" w:rsidP="007F44AA">
            <w:r w:rsidRPr="00CA1CD4">
              <w:t xml:space="preserve">Extinguish </w:t>
            </w:r>
          </w:p>
          <w:p w:rsidR="00CE44A9" w:rsidRPr="00CA1CD4" w:rsidRDefault="00CE44A9" w:rsidP="00CE44A9">
            <w:r w:rsidRPr="00CA1CD4">
              <w:t>Measures</w:t>
            </w:r>
          </w:p>
          <w:p w:rsidR="00CE44A9" w:rsidRPr="001738D9" w:rsidRDefault="000932A0" w:rsidP="007F44AA">
            <w:pPr>
              <w:rPr>
                <w:b/>
              </w:rPr>
            </w:pPr>
            <w:r>
              <w:rPr>
                <w:b/>
                <w:noProof/>
                <w:lang w:val="nl-BE" w:eastAsia="nl-BE"/>
              </w:rPr>
              <w:drawing>
                <wp:anchor distT="0" distB="0" distL="114300" distR="114300" simplePos="0" relativeHeight="251764224" behindDoc="0" locked="0" layoutInCell="1" allowOverlap="1" wp14:anchorId="0CD474D5" wp14:editId="4D92C64D">
                  <wp:simplePos x="0" y="0"/>
                  <wp:positionH relativeFrom="column">
                    <wp:posOffset>242570</wp:posOffset>
                  </wp:positionH>
                  <wp:positionV relativeFrom="paragraph">
                    <wp:posOffset>881380</wp:posOffset>
                  </wp:positionV>
                  <wp:extent cx="600075" cy="551815"/>
                  <wp:effectExtent l="0" t="0" r="9525" b="635"/>
                  <wp:wrapSquare wrapText="bothSides"/>
                  <wp:docPr id="19519" name="Afbeelding 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 cy="551815"/>
                          </a:xfrm>
                          <a:prstGeom prst="rect">
                            <a:avLst/>
                          </a:prstGeom>
                          <a:noFill/>
                        </pic:spPr>
                      </pic:pic>
                    </a:graphicData>
                  </a:graphic>
                  <wp14:sizeRelH relativeFrom="page">
                    <wp14:pctWidth>0</wp14:pctWidth>
                  </wp14:sizeRelH>
                  <wp14:sizeRelV relativeFrom="page">
                    <wp14:pctHeight>0</wp14:pctHeight>
                  </wp14:sizeRelV>
                </wp:anchor>
              </w:drawing>
            </w:r>
            <w:r w:rsidR="00CA1CD4">
              <w:rPr>
                <w:noProof/>
                <w:lang w:val="nl-BE" w:eastAsia="nl-BE"/>
              </w:rPr>
              <w:drawing>
                <wp:anchor distT="0" distB="0" distL="114300" distR="114300" simplePos="0" relativeHeight="251792896" behindDoc="0" locked="0" layoutInCell="1" allowOverlap="1" wp14:anchorId="385C59E4" wp14:editId="49F15FA9">
                  <wp:simplePos x="0" y="0"/>
                  <wp:positionH relativeFrom="column">
                    <wp:posOffset>220980</wp:posOffset>
                  </wp:positionH>
                  <wp:positionV relativeFrom="paragraph">
                    <wp:posOffset>103505</wp:posOffset>
                  </wp:positionV>
                  <wp:extent cx="647065" cy="600075"/>
                  <wp:effectExtent l="0" t="0" r="635" b="9525"/>
                  <wp:wrapSquare wrapText="bothSides"/>
                  <wp:docPr id="23567" name="Afbeelding 2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47065" cy="600075"/>
                          </a:xfrm>
                          <a:prstGeom prst="rect">
                            <a:avLst/>
                          </a:prstGeom>
                        </pic:spPr>
                      </pic:pic>
                    </a:graphicData>
                  </a:graphic>
                  <wp14:sizeRelH relativeFrom="page">
                    <wp14:pctWidth>0</wp14:pctWidth>
                  </wp14:sizeRelH>
                  <wp14:sizeRelV relativeFrom="page">
                    <wp14:pctHeight>0</wp14:pctHeight>
                  </wp14:sizeRelV>
                </wp:anchor>
              </w:drawing>
            </w:r>
          </w:p>
        </w:tc>
        <w:tc>
          <w:tcPr>
            <w:tcW w:w="8631" w:type="dxa"/>
            <w:shd w:val="clear" w:color="auto" w:fill="FFFFFF" w:themeFill="background1"/>
          </w:tcPr>
          <w:p w:rsidR="00D04DDE" w:rsidRDefault="00D04DDE" w:rsidP="00355A0C"/>
          <w:p w:rsidR="001738D9" w:rsidRDefault="00A63D44" w:rsidP="000932A0">
            <w:pPr>
              <w:pStyle w:val="Lijstalinea"/>
              <w:numPr>
                <w:ilvl w:val="0"/>
                <w:numId w:val="1"/>
              </w:numPr>
              <w:ind w:left="459" w:hanging="283"/>
            </w:pPr>
            <w:r>
              <w:t>Keep distance</w:t>
            </w:r>
            <w:r w:rsidR="001738D9">
              <w:t xml:space="preserve"> from the vehicle and evacuate </w:t>
            </w:r>
            <w:r w:rsidR="00D04DDE">
              <w:t xml:space="preserve">people </w:t>
            </w:r>
            <w:r w:rsidR="001738D9">
              <w:t xml:space="preserve">upwind from the immediate area. </w:t>
            </w:r>
          </w:p>
          <w:p w:rsidR="00651567" w:rsidRDefault="00651567" w:rsidP="000932A0">
            <w:pPr>
              <w:pStyle w:val="Lijstalinea"/>
              <w:numPr>
                <w:ilvl w:val="0"/>
                <w:numId w:val="1"/>
              </w:numPr>
              <w:ind w:left="459" w:hanging="283"/>
            </w:pPr>
            <w:r w:rsidRPr="00B3678E">
              <w:t>Keep any person not involved in the rescue, 15 meters away from the fire zone,</w:t>
            </w:r>
          </w:p>
          <w:p w:rsidR="000932A0" w:rsidRDefault="000932A0" w:rsidP="000932A0"/>
          <w:p w:rsidR="000932A0" w:rsidRDefault="000932A0" w:rsidP="000932A0">
            <w:pPr>
              <w:rPr>
                <w:b/>
                <w:u w:val="single"/>
                <w:lang w:val="en-US"/>
              </w:rPr>
            </w:pPr>
            <w:r>
              <w:rPr>
                <w:b/>
                <w:u w:val="single"/>
                <w:lang w:val="en-US"/>
              </w:rPr>
              <w:t xml:space="preserve">3.3 </w:t>
            </w:r>
            <w:r w:rsidRPr="00CA1CD4">
              <w:rPr>
                <w:b/>
                <w:u w:val="single"/>
                <w:lang w:val="en-US"/>
              </w:rPr>
              <w:t>Recommended Personal Protective Equipment:</w:t>
            </w:r>
          </w:p>
          <w:p w:rsidR="000932A0" w:rsidRPr="00B3678E" w:rsidRDefault="000932A0" w:rsidP="000932A0"/>
          <w:p w:rsidR="001738D9" w:rsidRDefault="001738D9" w:rsidP="000932A0">
            <w:pPr>
              <w:pStyle w:val="Lijstalinea"/>
              <w:numPr>
                <w:ilvl w:val="0"/>
                <w:numId w:val="1"/>
              </w:numPr>
              <w:ind w:left="459" w:hanging="283"/>
            </w:pPr>
            <w:r>
              <w:t xml:space="preserve">Wear always full Personal Protective Equipment suitable for organic solvents and Self-Contained Breathing Apparatus (SCBA). </w:t>
            </w:r>
          </w:p>
          <w:p w:rsidR="00CA1CD4" w:rsidRDefault="00CA1CD4" w:rsidP="00CA1CD4"/>
          <w:p w:rsidR="001738D9" w:rsidRDefault="001738D9" w:rsidP="001738D9"/>
          <w:p w:rsidR="001738D9" w:rsidRDefault="001738D9" w:rsidP="000932A0">
            <w:pPr>
              <w:pStyle w:val="Lijstalinea"/>
              <w:numPr>
                <w:ilvl w:val="0"/>
                <w:numId w:val="1"/>
              </w:numPr>
              <w:ind w:left="459" w:hanging="283"/>
              <w:rPr>
                <w:b/>
                <w:color w:val="FF0000"/>
              </w:rPr>
            </w:pPr>
            <w:r w:rsidRPr="00D20352">
              <w:rPr>
                <w:b/>
                <w:color w:val="FF0000"/>
              </w:rPr>
              <w:t xml:space="preserve">To avoid serious injury or death from severe burns or electric shock, never breach or remove the high voltage battery assembly cover under any circumstance. </w:t>
            </w:r>
          </w:p>
          <w:p w:rsidR="00991043" w:rsidRPr="00991043" w:rsidRDefault="00991043" w:rsidP="00991043">
            <w:pPr>
              <w:pStyle w:val="Lijstalinea"/>
              <w:rPr>
                <w:b/>
                <w:color w:val="FF0000"/>
              </w:rPr>
            </w:pPr>
          </w:p>
          <w:p w:rsidR="00CA1CD4" w:rsidRDefault="00CA1CD4" w:rsidP="00991043">
            <w:pPr>
              <w:rPr>
                <w:b/>
                <w:u w:val="single"/>
              </w:rPr>
            </w:pPr>
          </w:p>
          <w:p w:rsidR="00CA1CD4" w:rsidRDefault="00CA1CD4" w:rsidP="00991043">
            <w:pPr>
              <w:rPr>
                <w:b/>
                <w:u w:val="single"/>
              </w:rPr>
            </w:pPr>
          </w:p>
          <w:p w:rsidR="00CA1CD4" w:rsidRDefault="00CA1CD4" w:rsidP="00991043">
            <w:pPr>
              <w:rPr>
                <w:b/>
                <w:u w:val="single"/>
              </w:rPr>
            </w:pPr>
          </w:p>
          <w:p w:rsidR="00CA1CD4" w:rsidRDefault="00CA1CD4" w:rsidP="00991043">
            <w:pPr>
              <w:rPr>
                <w:b/>
                <w:u w:val="single"/>
              </w:rPr>
            </w:pPr>
          </w:p>
          <w:p w:rsidR="00991043" w:rsidRPr="00747DBB" w:rsidRDefault="00747DBB" w:rsidP="00991043">
            <w:pPr>
              <w:rPr>
                <w:b/>
                <w:u w:val="single"/>
              </w:rPr>
            </w:pPr>
            <w:r w:rsidRPr="00747DBB">
              <w:rPr>
                <w:b/>
                <w:u w:val="single"/>
              </w:rPr>
              <w:t>3.3 Extinguish Fire</w:t>
            </w:r>
          </w:p>
          <w:p w:rsidR="001738D9" w:rsidRPr="00EA1316" w:rsidRDefault="001738D9" w:rsidP="001738D9">
            <w:pPr>
              <w:rPr>
                <w:b/>
              </w:rPr>
            </w:pPr>
          </w:p>
          <w:p w:rsidR="001738D9" w:rsidRDefault="001738D9" w:rsidP="001738D9">
            <w:pPr>
              <w:pStyle w:val="Kop3"/>
            </w:pPr>
            <w:r w:rsidRPr="001738D9">
              <w:t>1</w:t>
            </w:r>
            <w:r w:rsidRPr="001738D9">
              <w:rPr>
                <w:vertAlign w:val="superscript"/>
              </w:rPr>
              <w:t>st</w:t>
            </w:r>
            <w:r w:rsidRPr="001738D9">
              <w:t xml:space="preserve"> Objective</w:t>
            </w:r>
            <w:r>
              <w:t xml:space="preserve"> </w:t>
            </w:r>
          </w:p>
          <w:p w:rsidR="001738D9" w:rsidRDefault="00A63D44" w:rsidP="000932A0">
            <w:pPr>
              <w:pStyle w:val="Lijstalinea"/>
              <w:numPr>
                <w:ilvl w:val="0"/>
                <w:numId w:val="1"/>
              </w:numPr>
              <w:ind w:left="459" w:hanging="283"/>
            </w:pPr>
            <w:r>
              <w:t>I</w:t>
            </w:r>
            <w:r w:rsidR="001738D9">
              <w:t xml:space="preserve">n case of a large fire </w:t>
            </w:r>
            <w:r w:rsidR="00651567">
              <w:t xml:space="preserve"> </w:t>
            </w:r>
            <w:r w:rsidR="001738D9">
              <w:t>cool down the battery with an o</w:t>
            </w:r>
            <w:r w:rsidR="00CE44A9">
              <w:t>verflow of water with</w:t>
            </w:r>
            <w:r w:rsidR="001738D9">
              <w:t xml:space="preserve"> in order to reduce the temperature of the battery.</w:t>
            </w:r>
          </w:p>
          <w:p w:rsidR="001738D9" w:rsidRDefault="001738D9" w:rsidP="001738D9"/>
          <w:p w:rsidR="001738D9" w:rsidRDefault="001738D9" w:rsidP="001738D9">
            <w:pPr>
              <w:pStyle w:val="Kop3"/>
            </w:pPr>
            <w:r>
              <w:t xml:space="preserve">2 </w:t>
            </w:r>
            <w:proofErr w:type="spellStart"/>
            <w:r w:rsidR="00355A0C">
              <w:rPr>
                <w:vertAlign w:val="superscript"/>
              </w:rPr>
              <w:t>nd</w:t>
            </w:r>
            <w:proofErr w:type="spellEnd"/>
            <w:r>
              <w:t xml:space="preserve"> Objective: </w:t>
            </w:r>
          </w:p>
          <w:p w:rsidR="001738D9" w:rsidRPr="008F086A" w:rsidRDefault="001738D9" w:rsidP="000932A0">
            <w:pPr>
              <w:pStyle w:val="Lijstalinea"/>
              <w:numPr>
                <w:ilvl w:val="0"/>
                <w:numId w:val="1"/>
              </w:numPr>
              <w:ind w:left="459" w:hanging="283"/>
            </w:pPr>
            <w:r w:rsidRPr="008F086A">
              <w:t>Shutting off the oxygen supply to the fire: using if possible (dry) sand</w:t>
            </w:r>
            <w:r w:rsidR="00A50FF6" w:rsidRPr="008F086A">
              <w:t xml:space="preserve"> or other suitable mineral</w:t>
            </w:r>
            <w:r w:rsidR="008B2228" w:rsidRPr="008F086A">
              <w:t xml:space="preserve"> agent</w:t>
            </w:r>
            <w:r w:rsidRPr="008F086A">
              <w:t>.</w:t>
            </w:r>
          </w:p>
          <w:p w:rsidR="001738D9" w:rsidRPr="008F086A" w:rsidRDefault="001738D9" w:rsidP="001738D9">
            <w:pPr>
              <w:rPr>
                <w:rStyle w:val="Intensievebenadrukking"/>
                <w:color w:val="auto"/>
              </w:rPr>
            </w:pPr>
          </w:p>
          <w:p w:rsidR="007F6D77" w:rsidRPr="007F6D77" w:rsidRDefault="007F6D77" w:rsidP="007F6D77">
            <w:pPr>
              <w:outlineLvl w:val="2"/>
              <w:rPr>
                <w:b/>
              </w:rPr>
            </w:pPr>
            <w:r w:rsidRPr="007F6D77">
              <w:rPr>
                <w:b/>
              </w:rPr>
              <w:t>Offensive attack</w:t>
            </w:r>
          </w:p>
          <w:p w:rsidR="007F6D77" w:rsidRPr="007F6D77" w:rsidRDefault="007F6D77" w:rsidP="000932A0">
            <w:pPr>
              <w:numPr>
                <w:ilvl w:val="0"/>
                <w:numId w:val="1"/>
              </w:numPr>
              <w:ind w:left="459" w:hanging="283"/>
              <w:contextualSpacing/>
            </w:pPr>
            <w:r w:rsidRPr="007F6D77">
              <w:t>Recommended where exposures are present or the high voltage battery is not involved.</w:t>
            </w:r>
          </w:p>
          <w:p w:rsidR="007F6D77" w:rsidRPr="007F6D77" w:rsidRDefault="007F6D77" w:rsidP="000932A0">
            <w:pPr>
              <w:numPr>
                <w:ilvl w:val="0"/>
                <w:numId w:val="1"/>
              </w:numPr>
              <w:ind w:left="459" w:hanging="283"/>
              <w:contextualSpacing/>
            </w:pPr>
            <w:r w:rsidRPr="007F6D77">
              <w:t>Copious quantities of water with 3% AFFF can be used to cool down burning Li-ion cells and batteries.</w:t>
            </w:r>
          </w:p>
          <w:p w:rsidR="007F6D77" w:rsidRPr="007F6D77" w:rsidRDefault="007F6D77" w:rsidP="000932A0">
            <w:pPr>
              <w:numPr>
                <w:ilvl w:val="0"/>
                <w:numId w:val="1"/>
              </w:numPr>
              <w:ind w:left="459" w:hanging="283"/>
              <w:contextualSpacing/>
            </w:pPr>
            <w:r w:rsidRPr="007F6D77">
              <w:t>During application, caution should be exercised as flammable particles may be ejected from the fire.</w:t>
            </w:r>
          </w:p>
          <w:p w:rsidR="007F6D77" w:rsidRPr="007F6D77" w:rsidRDefault="007F6D77" w:rsidP="007F6D77"/>
          <w:p w:rsidR="007F6D77" w:rsidRPr="007F6D77" w:rsidRDefault="007F6D77" w:rsidP="007F6D77">
            <w:pPr>
              <w:outlineLvl w:val="2"/>
              <w:rPr>
                <w:b/>
              </w:rPr>
            </w:pPr>
            <w:r w:rsidRPr="007F6D77">
              <w:rPr>
                <w:b/>
              </w:rPr>
              <w:t>Defensive attack</w:t>
            </w:r>
          </w:p>
          <w:p w:rsidR="007F6D77" w:rsidRPr="007F6D77" w:rsidRDefault="007F6D77" w:rsidP="000932A0">
            <w:pPr>
              <w:numPr>
                <w:ilvl w:val="0"/>
                <w:numId w:val="1"/>
              </w:numPr>
              <w:ind w:left="435"/>
              <w:contextualSpacing/>
            </w:pPr>
            <w:r w:rsidRPr="007F6D77">
              <w:t>Recommended if the high voltage battery is involved and no exposures are present. Due to the difficulty in reaching the burning cells inside the battery with the extinguishing agent, the Incident Commander may choose to allow it to burn itself out. Any individuals without SCBA should remain upwind of the fire an avoid inhalation, due to toxic compounds in the smoke.</w:t>
            </w:r>
          </w:p>
          <w:p w:rsidR="007F6D77" w:rsidRPr="007F6D77" w:rsidRDefault="007F6D77" w:rsidP="000932A0">
            <w:pPr>
              <w:numPr>
                <w:ilvl w:val="0"/>
                <w:numId w:val="1"/>
              </w:numPr>
              <w:ind w:left="459" w:hanging="283"/>
              <w:contextualSpacing/>
            </w:pPr>
            <w:r w:rsidRPr="007F6D77">
              <w:t>Fire crews may utilize a water stream or fog pattern to protect exposures or to control the path of smoke.</w:t>
            </w:r>
          </w:p>
          <w:p w:rsidR="007F6D77" w:rsidRPr="007F6D77" w:rsidRDefault="007F6D77" w:rsidP="000932A0">
            <w:pPr>
              <w:numPr>
                <w:ilvl w:val="0"/>
                <w:numId w:val="1"/>
              </w:numPr>
              <w:ind w:left="459" w:hanging="283"/>
              <w:contextualSpacing/>
              <w:rPr>
                <w:lang w:val="en-US"/>
              </w:rPr>
            </w:pPr>
            <w:r w:rsidRPr="007F6D77">
              <w:rPr>
                <w:lang w:val="en-US"/>
              </w:rPr>
              <w:t xml:space="preserve">Allow battery to cool to ambient temperature before approaching.  Measure temperature remotely with an infrared temperature (IR) gun or similar device, if available.  </w:t>
            </w:r>
          </w:p>
          <w:p w:rsidR="007F6D77" w:rsidRDefault="007F6D77"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A83255">
            <w:pPr>
              <w:ind w:left="459"/>
              <w:contextualSpacing/>
            </w:pPr>
          </w:p>
          <w:p w:rsidR="0010058C" w:rsidRDefault="0010058C"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Default="00032883" w:rsidP="0010058C">
            <w:pPr>
              <w:contextualSpacing/>
            </w:pPr>
          </w:p>
          <w:p w:rsidR="00032883" w:rsidRPr="007F6D77" w:rsidRDefault="00032883" w:rsidP="0010058C">
            <w:pPr>
              <w:contextualSpacing/>
            </w:pPr>
          </w:p>
          <w:p w:rsidR="005D78AF" w:rsidRPr="005D78AF" w:rsidRDefault="005D78AF" w:rsidP="007F6D77">
            <w:pPr>
              <w:pStyle w:val="Lijstalinea"/>
              <w:ind w:left="459"/>
            </w:pPr>
          </w:p>
        </w:tc>
      </w:tr>
      <w:tr w:rsidR="00447D97" w:rsidRPr="008B4B62" w:rsidTr="00FF2E82">
        <w:trPr>
          <w:jc w:val="center"/>
        </w:trPr>
        <w:tc>
          <w:tcPr>
            <w:tcW w:w="10773" w:type="dxa"/>
            <w:gridSpan w:val="3"/>
            <w:shd w:val="clear" w:color="auto" w:fill="73DF07"/>
          </w:tcPr>
          <w:p w:rsidR="00447D97" w:rsidRPr="000A7DF2" w:rsidRDefault="002521AB" w:rsidP="00447D97">
            <w:pPr>
              <w:pStyle w:val="Kop2"/>
            </w:pPr>
            <w:r>
              <w:br w:type="page"/>
            </w:r>
            <w:r w:rsidR="00447D97">
              <w:t>Environmental Aspects</w:t>
            </w:r>
          </w:p>
        </w:tc>
      </w:tr>
      <w:tr w:rsidR="00447D97" w:rsidRPr="008B4B62" w:rsidTr="00447D97">
        <w:trPr>
          <w:jc w:val="center"/>
        </w:trPr>
        <w:tc>
          <w:tcPr>
            <w:tcW w:w="10773" w:type="dxa"/>
            <w:gridSpan w:val="3"/>
          </w:tcPr>
          <w:p w:rsidR="00447D97" w:rsidRPr="004A3CE8" w:rsidRDefault="001944D2" w:rsidP="00447D97">
            <w:pPr>
              <w:rPr>
                <w:b/>
              </w:rPr>
            </w:pPr>
            <w:r>
              <w:br w:type="page"/>
            </w:r>
            <w:r w:rsidR="004A3CE8" w:rsidRPr="004A3CE8">
              <w:rPr>
                <w:b/>
                <w:color w:val="FF0000"/>
              </w:rPr>
              <w:t xml:space="preserve">IN ALL CASES </w:t>
            </w:r>
          </w:p>
        </w:tc>
      </w:tr>
      <w:tr w:rsidR="00447D97" w:rsidRPr="008B4B62" w:rsidTr="00C7496E">
        <w:trPr>
          <w:trHeight w:val="8659"/>
          <w:jc w:val="center"/>
        </w:trPr>
        <w:tc>
          <w:tcPr>
            <w:tcW w:w="2000" w:type="dxa"/>
            <w:shd w:val="clear" w:color="auto" w:fill="FFFFFF" w:themeFill="background1"/>
          </w:tcPr>
          <w:p w:rsidR="00D47E05" w:rsidRDefault="00A4488A" w:rsidP="00447D97">
            <w:r>
              <w:rPr>
                <w:b/>
                <w:bCs/>
                <w:noProof/>
                <w:color w:val="2D2D2D"/>
                <w:sz w:val="18"/>
                <w:szCs w:val="18"/>
                <w:bdr w:val="single" w:sz="6" w:space="0" w:color="ECEAEA" w:frame="1"/>
                <w:lang w:val="nl-BE" w:eastAsia="nl-BE"/>
              </w:rPr>
              <w:drawing>
                <wp:anchor distT="0" distB="0" distL="114300" distR="114300" simplePos="0" relativeHeight="251778560" behindDoc="0" locked="0" layoutInCell="1" allowOverlap="1" wp14:anchorId="12B9BF15" wp14:editId="7AE44F95">
                  <wp:simplePos x="0" y="0"/>
                  <wp:positionH relativeFrom="column">
                    <wp:posOffset>530860</wp:posOffset>
                  </wp:positionH>
                  <wp:positionV relativeFrom="paragraph">
                    <wp:posOffset>182880</wp:posOffset>
                  </wp:positionV>
                  <wp:extent cx="541655" cy="482600"/>
                  <wp:effectExtent l="0" t="0" r="0" b="0"/>
                  <wp:wrapSquare wrapText="bothSides"/>
                  <wp:docPr id="23560" name="Afbeelding 23560" descr="Gevaa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vaar">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655" cy="4826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val="nl-BE" w:eastAsia="nl-BE"/>
              </w:rPr>
              <w:drawing>
                <wp:anchor distT="0" distB="0" distL="114300" distR="114300" simplePos="0" relativeHeight="251782656" behindDoc="0" locked="0" layoutInCell="1" allowOverlap="1" wp14:anchorId="23CE07DC" wp14:editId="321038CC">
                  <wp:simplePos x="0" y="0"/>
                  <wp:positionH relativeFrom="column">
                    <wp:posOffset>587375</wp:posOffset>
                  </wp:positionH>
                  <wp:positionV relativeFrom="paragraph">
                    <wp:posOffset>798830</wp:posOffset>
                  </wp:positionV>
                  <wp:extent cx="504000" cy="498237"/>
                  <wp:effectExtent l="0" t="0" r="0" b="0"/>
                  <wp:wrapSquare wrapText="bothSides"/>
                  <wp:docPr id="23562" name="Afbeelding 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 cy="498237"/>
                          </a:xfrm>
                          <a:prstGeom prst="rect">
                            <a:avLst/>
                          </a:prstGeom>
                          <a:noFill/>
                        </pic:spPr>
                      </pic:pic>
                    </a:graphicData>
                  </a:graphic>
                  <wp14:sizeRelH relativeFrom="page">
                    <wp14:pctWidth>0</wp14:pctWidth>
                  </wp14:sizeRelH>
                  <wp14:sizeRelV relativeFrom="page">
                    <wp14:pctHeight>0</wp14:pctHeight>
                  </wp14:sizeRelV>
                </wp:anchor>
              </w:drawing>
            </w:r>
            <w:r w:rsidR="008A6454">
              <w:rPr>
                <w:noProof/>
                <w:color w:val="0000FF"/>
                <w:lang w:val="nl-BE" w:eastAsia="nl-BE"/>
              </w:rPr>
              <w:drawing>
                <wp:anchor distT="0" distB="0" distL="114300" distR="114300" simplePos="0" relativeHeight="251799040" behindDoc="0" locked="0" layoutInCell="1" allowOverlap="1" wp14:anchorId="335FB497" wp14:editId="799FCD75">
                  <wp:simplePos x="0" y="0"/>
                  <wp:positionH relativeFrom="column">
                    <wp:posOffset>570865</wp:posOffset>
                  </wp:positionH>
                  <wp:positionV relativeFrom="paragraph">
                    <wp:posOffset>1435735</wp:posOffset>
                  </wp:positionV>
                  <wp:extent cx="542925" cy="542925"/>
                  <wp:effectExtent l="0" t="0" r="9525" b="9525"/>
                  <wp:wrapSquare wrapText="bothSides"/>
                  <wp:docPr id="23571" name="Afbeelding 2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pic:spPr>
                      </pic:pic>
                    </a:graphicData>
                  </a:graphic>
                  <wp14:sizeRelH relativeFrom="page">
                    <wp14:pctWidth>0</wp14:pctWidth>
                  </wp14:sizeRelH>
                  <wp14:sizeRelV relativeFrom="page">
                    <wp14:pctHeight>0</wp14:pctHeight>
                  </wp14:sizeRelV>
                </wp:anchor>
              </w:drawing>
            </w:r>
            <w:r w:rsidR="00D86707">
              <w:t>Specific A</w:t>
            </w:r>
            <w:r w:rsidR="00D47E05">
              <w:t>ttention</w:t>
            </w:r>
          </w:p>
          <w:p w:rsidR="00D47E05" w:rsidRDefault="00D86707" w:rsidP="00447D97">
            <w:r>
              <w:rPr>
                <w:noProof/>
                <w:lang w:val="nl-BE" w:eastAsia="nl-BE"/>
              </w:rPr>
              <w:drawing>
                <wp:anchor distT="0" distB="0" distL="114300" distR="114300" simplePos="0" relativeHeight="251853312" behindDoc="0" locked="0" layoutInCell="1" allowOverlap="1" wp14:anchorId="029A0216" wp14:editId="694EADC7">
                  <wp:simplePos x="0" y="0"/>
                  <wp:positionH relativeFrom="column">
                    <wp:posOffset>18415</wp:posOffset>
                  </wp:positionH>
                  <wp:positionV relativeFrom="paragraph">
                    <wp:posOffset>1983740</wp:posOffset>
                  </wp:positionV>
                  <wp:extent cx="542925" cy="542925"/>
                  <wp:effectExtent l="0" t="0" r="9525" b="9525"/>
                  <wp:wrapSquare wrapText="bothSides"/>
                  <wp:docPr id="23" name="irc_mi" descr="http://www.qorpak.com/vimages/nf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qorpak.com/vimages/nfp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05">
              <w:rPr>
                <w:b/>
                <w:noProof/>
                <w:lang w:val="nl-BE" w:eastAsia="nl-BE"/>
              </w:rPr>
              <w:drawing>
                <wp:anchor distT="0" distB="0" distL="114300" distR="114300" simplePos="0" relativeHeight="251784704" behindDoc="0" locked="0" layoutInCell="1" allowOverlap="1" wp14:anchorId="0A6D9672" wp14:editId="29315427">
                  <wp:simplePos x="0" y="0"/>
                  <wp:positionH relativeFrom="column">
                    <wp:posOffset>-635</wp:posOffset>
                  </wp:positionH>
                  <wp:positionV relativeFrom="paragraph">
                    <wp:posOffset>1314450</wp:posOffset>
                  </wp:positionV>
                  <wp:extent cx="504000" cy="504000"/>
                  <wp:effectExtent l="0" t="0" r="0" b="0"/>
                  <wp:wrapSquare wrapText="bothSides"/>
                  <wp:docPr id="23563" name="Afbeelding 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00D47E05">
              <w:rPr>
                <w:noProof/>
                <w:lang w:val="nl-BE" w:eastAsia="nl-BE"/>
              </w:rPr>
              <w:drawing>
                <wp:anchor distT="0" distB="0" distL="114300" distR="114300" simplePos="0" relativeHeight="251780608" behindDoc="0" locked="0" layoutInCell="1" allowOverlap="1" wp14:anchorId="6476339B" wp14:editId="25A6C08A">
                  <wp:simplePos x="0" y="0"/>
                  <wp:positionH relativeFrom="column">
                    <wp:posOffset>-10160</wp:posOffset>
                  </wp:positionH>
                  <wp:positionV relativeFrom="paragraph">
                    <wp:posOffset>677545</wp:posOffset>
                  </wp:positionV>
                  <wp:extent cx="504000" cy="504000"/>
                  <wp:effectExtent l="0" t="0" r="0" b="0"/>
                  <wp:wrapSquare wrapText="bothSides"/>
                  <wp:docPr id="23561" name="Afbeelding 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00D47E05">
              <w:rPr>
                <w:b/>
                <w:noProof/>
                <w:lang w:val="nl-BE" w:eastAsia="nl-BE"/>
              </w:rPr>
              <w:drawing>
                <wp:anchor distT="0" distB="0" distL="114300" distR="114300" simplePos="0" relativeHeight="251776512" behindDoc="0" locked="0" layoutInCell="1" allowOverlap="1" wp14:anchorId="093531F2" wp14:editId="58C9D326">
                  <wp:simplePos x="0" y="0"/>
                  <wp:positionH relativeFrom="column">
                    <wp:posOffset>-33020</wp:posOffset>
                  </wp:positionH>
                  <wp:positionV relativeFrom="paragraph">
                    <wp:posOffset>59690</wp:posOffset>
                  </wp:positionV>
                  <wp:extent cx="499745" cy="494030"/>
                  <wp:effectExtent l="0" t="0" r="0" b="1270"/>
                  <wp:wrapSquare wrapText="bothSides"/>
                  <wp:docPr id="23559" name="Afbeelding 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745" cy="494030"/>
                          </a:xfrm>
                          <a:prstGeom prst="rect">
                            <a:avLst/>
                          </a:prstGeom>
                          <a:noFill/>
                        </pic:spPr>
                      </pic:pic>
                    </a:graphicData>
                  </a:graphic>
                  <wp14:sizeRelH relativeFrom="page">
                    <wp14:pctWidth>0</wp14:pctWidth>
                  </wp14:sizeRelH>
                  <wp14:sizeRelV relativeFrom="page">
                    <wp14:pctHeight>0</wp14:pctHeight>
                  </wp14:sizeRelV>
                </wp:anchor>
              </w:drawing>
            </w:r>
          </w:p>
          <w:p w:rsidR="00D47E05" w:rsidRDefault="00D47E05" w:rsidP="00447D97"/>
          <w:p w:rsidR="00D47E05" w:rsidRDefault="00D47E05" w:rsidP="00447D97"/>
          <w:p w:rsidR="00D47E05" w:rsidRDefault="00D47E05" w:rsidP="00447D97"/>
          <w:p w:rsidR="00D47E05" w:rsidRDefault="00D47E05" w:rsidP="00447D97"/>
          <w:p w:rsidR="00D47E05" w:rsidRDefault="00D47E05" w:rsidP="00447D97"/>
          <w:p w:rsidR="00D47E05" w:rsidRDefault="00D47E05" w:rsidP="00447D97"/>
          <w:p w:rsidR="00D47E05" w:rsidRDefault="00D47E05" w:rsidP="00447D97"/>
          <w:p w:rsidR="00447D97" w:rsidRDefault="00D47E05" w:rsidP="00447D97">
            <w:r w:rsidRPr="00C7496E">
              <w:rPr>
                <w:noProof/>
                <w:lang w:val="nl-BE" w:eastAsia="nl-BE"/>
              </w:rPr>
              <w:drawing>
                <wp:anchor distT="0" distB="0" distL="114300" distR="114300" simplePos="0" relativeHeight="251713024" behindDoc="0" locked="0" layoutInCell="1" allowOverlap="1" wp14:anchorId="51B64886" wp14:editId="59090FD9">
                  <wp:simplePos x="0" y="0"/>
                  <wp:positionH relativeFrom="column">
                    <wp:posOffset>-5715</wp:posOffset>
                  </wp:positionH>
                  <wp:positionV relativeFrom="paragraph">
                    <wp:posOffset>261620</wp:posOffset>
                  </wp:positionV>
                  <wp:extent cx="537600" cy="504000"/>
                  <wp:effectExtent l="0" t="0" r="0" b="0"/>
                  <wp:wrapSquare wrapText="bothSides"/>
                  <wp:docPr id="19502"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600" cy="504000"/>
                          </a:xfrm>
                          <a:prstGeom prst="rect">
                            <a:avLst/>
                          </a:prstGeom>
                          <a:noFill/>
                        </pic:spPr>
                      </pic:pic>
                    </a:graphicData>
                  </a:graphic>
                  <wp14:sizeRelH relativeFrom="page">
                    <wp14:pctWidth>0</wp14:pctWidth>
                  </wp14:sizeRelH>
                  <wp14:sizeRelV relativeFrom="page">
                    <wp14:pctHeight>0</wp14:pctHeight>
                  </wp14:sizeRelV>
                </wp:anchor>
              </w:drawing>
            </w:r>
            <w:r w:rsidRPr="00C7496E">
              <w:rPr>
                <w:noProof/>
                <w:lang w:val="nl-BE" w:eastAsia="nl-BE"/>
              </w:rPr>
              <w:drawing>
                <wp:anchor distT="0" distB="0" distL="114300" distR="114300" simplePos="0" relativeHeight="251708928" behindDoc="0" locked="0" layoutInCell="1" allowOverlap="1" wp14:anchorId="4BB1E97F" wp14:editId="03579C09">
                  <wp:simplePos x="0" y="0"/>
                  <wp:positionH relativeFrom="column">
                    <wp:posOffset>568325</wp:posOffset>
                  </wp:positionH>
                  <wp:positionV relativeFrom="paragraph">
                    <wp:posOffset>260985</wp:posOffset>
                  </wp:positionV>
                  <wp:extent cx="504000" cy="504000"/>
                  <wp:effectExtent l="0" t="0" r="0" b="0"/>
                  <wp:wrapSquare wrapText="bothSides"/>
                  <wp:docPr id="19500"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Pr="00C7496E">
              <w:rPr>
                <w:noProof/>
                <w:lang w:val="nl-BE" w:eastAsia="nl-BE"/>
              </w:rPr>
              <w:drawing>
                <wp:anchor distT="0" distB="0" distL="114300" distR="114300" simplePos="0" relativeHeight="251786752" behindDoc="0" locked="0" layoutInCell="1" allowOverlap="1" wp14:anchorId="5309B227" wp14:editId="36045471">
                  <wp:simplePos x="0" y="0"/>
                  <wp:positionH relativeFrom="column">
                    <wp:posOffset>27305</wp:posOffset>
                  </wp:positionH>
                  <wp:positionV relativeFrom="paragraph">
                    <wp:posOffset>1545590</wp:posOffset>
                  </wp:positionV>
                  <wp:extent cx="504002" cy="504000"/>
                  <wp:effectExtent l="0" t="0" r="0" b="0"/>
                  <wp:wrapSquare wrapText="bothSides"/>
                  <wp:docPr id="23564" name="Picture 34" descr="7010-m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6" name="Picture 34" descr="7010-m0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2" cy="5040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C7496E">
              <w:rPr>
                <w:noProof/>
                <w:lang w:val="nl-BE" w:eastAsia="nl-BE"/>
              </w:rPr>
              <w:drawing>
                <wp:anchor distT="0" distB="0" distL="114300" distR="114300" simplePos="0" relativeHeight="251715072" behindDoc="0" locked="0" layoutInCell="1" allowOverlap="1" wp14:anchorId="5F283775" wp14:editId="24E47D7D">
                  <wp:simplePos x="0" y="0"/>
                  <wp:positionH relativeFrom="column">
                    <wp:posOffset>614680</wp:posOffset>
                  </wp:positionH>
                  <wp:positionV relativeFrom="paragraph">
                    <wp:posOffset>906145</wp:posOffset>
                  </wp:positionV>
                  <wp:extent cx="504000" cy="504000"/>
                  <wp:effectExtent l="0" t="0" r="0" b="0"/>
                  <wp:wrapSquare wrapText="bothSides"/>
                  <wp:docPr id="1950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Pr="00C7496E">
              <w:rPr>
                <w:noProof/>
                <w:lang w:val="nl-BE" w:eastAsia="nl-BE"/>
              </w:rPr>
              <w:drawing>
                <wp:anchor distT="0" distB="0" distL="114300" distR="114300" simplePos="0" relativeHeight="251710976" behindDoc="0" locked="0" layoutInCell="1" allowOverlap="1" wp14:anchorId="6CAEF328" wp14:editId="0EB34211">
                  <wp:simplePos x="0" y="0"/>
                  <wp:positionH relativeFrom="column">
                    <wp:posOffset>22225</wp:posOffset>
                  </wp:positionH>
                  <wp:positionV relativeFrom="paragraph">
                    <wp:posOffset>903605</wp:posOffset>
                  </wp:positionV>
                  <wp:extent cx="490513" cy="504000"/>
                  <wp:effectExtent l="0" t="0" r="5080" b="0"/>
                  <wp:wrapSquare wrapText="bothSides"/>
                  <wp:docPr id="1950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13" cy="504000"/>
                          </a:xfrm>
                          <a:prstGeom prst="rect">
                            <a:avLst/>
                          </a:prstGeom>
                          <a:noFill/>
                        </pic:spPr>
                      </pic:pic>
                    </a:graphicData>
                  </a:graphic>
                  <wp14:sizeRelH relativeFrom="page">
                    <wp14:pctWidth>0</wp14:pctWidth>
                  </wp14:sizeRelH>
                  <wp14:sizeRelV relativeFrom="page">
                    <wp14:pctHeight>0</wp14:pctHeight>
                  </wp14:sizeRelV>
                </wp:anchor>
              </w:drawing>
            </w:r>
            <w:r w:rsidR="003A1614" w:rsidRPr="00C7496E">
              <w:t>S</w:t>
            </w:r>
            <w:r w:rsidR="00C7496E">
              <w:t>af</w:t>
            </w:r>
            <w:r w:rsidR="00447D97" w:rsidRPr="00C7496E">
              <w:t>ety Measures</w:t>
            </w:r>
          </w:p>
          <w:p w:rsidR="00C7496E" w:rsidRDefault="00C7496E" w:rsidP="00447D97"/>
          <w:p w:rsidR="00C7496E" w:rsidRDefault="00C7496E" w:rsidP="00447D97"/>
          <w:p w:rsidR="00C7496E" w:rsidRDefault="00C7496E" w:rsidP="00447D97"/>
          <w:p w:rsidR="00C7496E" w:rsidRDefault="00C7496E" w:rsidP="00447D97"/>
          <w:p w:rsidR="00C7496E" w:rsidRDefault="00C7496E" w:rsidP="00447D97"/>
          <w:p w:rsidR="00C7496E" w:rsidRPr="00C7496E" w:rsidRDefault="00C7496E" w:rsidP="00447D97"/>
        </w:tc>
        <w:tc>
          <w:tcPr>
            <w:tcW w:w="8773" w:type="dxa"/>
            <w:gridSpan w:val="2"/>
            <w:shd w:val="clear" w:color="auto" w:fill="FFFFFF" w:themeFill="background1"/>
          </w:tcPr>
          <w:p w:rsidR="00912AB4" w:rsidRPr="00747DBB" w:rsidRDefault="0021265A" w:rsidP="00912AB4">
            <w:pPr>
              <w:outlineLvl w:val="2"/>
              <w:rPr>
                <w:b/>
                <w:u w:val="single"/>
              </w:rPr>
            </w:pPr>
            <w:r w:rsidRPr="00747DBB">
              <w:rPr>
                <w:b/>
                <w:u w:val="single"/>
              </w:rPr>
              <w:t xml:space="preserve">4.1 </w:t>
            </w:r>
            <w:r w:rsidR="00912AB4" w:rsidRPr="00747DBB">
              <w:rPr>
                <w:b/>
                <w:u w:val="single"/>
              </w:rPr>
              <w:t>Absorbent materials.</w:t>
            </w:r>
          </w:p>
          <w:p w:rsidR="00912AB4" w:rsidRPr="00912AB4" w:rsidRDefault="00912AB4" w:rsidP="000932A0">
            <w:pPr>
              <w:numPr>
                <w:ilvl w:val="0"/>
                <w:numId w:val="1"/>
              </w:numPr>
              <w:ind w:left="459" w:hanging="283"/>
              <w:contextualSpacing/>
            </w:pPr>
            <w:r w:rsidRPr="00912AB4">
              <w:t>To confine the spillage of liquids and the fire: use dry materials such as sand or mineral absorbing agents.</w:t>
            </w:r>
          </w:p>
          <w:p w:rsidR="004558D7" w:rsidRDefault="00912AB4" w:rsidP="000932A0">
            <w:pPr>
              <w:numPr>
                <w:ilvl w:val="0"/>
                <w:numId w:val="1"/>
              </w:numPr>
              <w:ind w:left="459" w:hanging="283"/>
              <w:contextualSpacing/>
              <w:rPr>
                <w:lang w:val="en-US"/>
              </w:rPr>
            </w:pPr>
            <w:r w:rsidRPr="00912AB4">
              <w:rPr>
                <w:lang w:val="en-US"/>
              </w:rPr>
              <w:t>Cleanup all spills/leaks immediately using an absorbent material suc</w:t>
            </w:r>
            <w:r w:rsidR="004558D7">
              <w:rPr>
                <w:lang w:val="en-US"/>
              </w:rPr>
              <w:t xml:space="preserve">h as vermiculite </w:t>
            </w:r>
            <w:r w:rsidRPr="00912AB4">
              <w:rPr>
                <w:lang w:val="en-US"/>
              </w:rPr>
              <w:t>or dry sand.   Neutralization is not necessary.</w:t>
            </w:r>
          </w:p>
          <w:p w:rsidR="00912AB4" w:rsidRPr="004558D7" w:rsidRDefault="004558D7" w:rsidP="000932A0">
            <w:pPr>
              <w:numPr>
                <w:ilvl w:val="0"/>
                <w:numId w:val="1"/>
              </w:numPr>
              <w:ind w:left="459" w:hanging="283"/>
              <w:contextualSpacing/>
              <w:rPr>
                <w:lang w:val="en-US"/>
              </w:rPr>
            </w:pPr>
            <w:r w:rsidRPr="004558D7">
              <w:rPr>
                <w:lang w:val="en-US"/>
              </w:rPr>
              <w:t>Collect all contaminated absorbent material in a designated approved plastic waste container (non-conductive).</w:t>
            </w:r>
          </w:p>
          <w:p w:rsidR="00912AB4" w:rsidRPr="00912AB4" w:rsidRDefault="00912AB4" w:rsidP="000932A0">
            <w:pPr>
              <w:numPr>
                <w:ilvl w:val="0"/>
                <w:numId w:val="1"/>
              </w:numPr>
              <w:ind w:left="459" w:hanging="283"/>
              <w:contextualSpacing/>
              <w:rPr>
                <w:u w:val="single"/>
              </w:rPr>
            </w:pPr>
            <w:r w:rsidRPr="00912AB4">
              <w:t>In case of abundant use of water, care should be taken to confine and neutralise the water outflow.</w:t>
            </w:r>
          </w:p>
          <w:p w:rsidR="000C787B" w:rsidRDefault="00912AB4" w:rsidP="000932A0">
            <w:pPr>
              <w:numPr>
                <w:ilvl w:val="0"/>
                <w:numId w:val="1"/>
              </w:numPr>
              <w:ind w:left="459" w:hanging="283"/>
              <w:contextualSpacing/>
            </w:pPr>
            <w:r w:rsidRPr="00912AB4">
              <w:t>After intervention, rinse the affect</w:t>
            </w:r>
            <w:r>
              <w:t>ed areas with water adequately.</w:t>
            </w: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contextualSpacing/>
            </w:pPr>
          </w:p>
          <w:p w:rsidR="000C787B" w:rsidRDefault="000C787B" w:rsidP="000C787B">
            <w:pPr>
              <w:rPr>
                <w:b/>
                <w:u w:val="single"/>
                <w:lang w:val="en-US"/>
              </w:rPr>
            </w:pPr>
            <w:r>
              <w:rPr>
                <w:b/>
                <w:u w:val="single"/>
                <w:lang w:val="en-US"/>
              </w:rPr>
              <w:t xml:space="preserve">4.2 </w:t>
            </w:r>
            <w:r w:rsidRPr="00CA1CD4">
              <w:rPr>
                <w:b/>
                <w:u w:val="single"/>
                <w:lang w:val="en-US"/>
              </w:rPr>
              <w:t>Recommended Personal Protective Equipment:</w:t>
            </w:r>
          </w:p>
          <w:p w:rsidR="00912AB4" w:rsidRPr="00912AB4" w:rsidRDefault="00912AB4" w:rsidP="000C787B">
            <w:pPr>
              <w:ind w:left="459"/>
              <w:contextualSpacing/>
            </w:pPr>
            <w:r w:rsidRPr="00912AB4">
              <w:t xml:space="preserve">                         </w:t>
            </w:r>
          </w:p>
          <w:p w:rsidR="00912AB4" w:rsidRPr="00912AB4" w:rsidRDefault="00912AB4" w:rsidP="000932A0">
            <w:pPr>
              <w:numPr>
                <w:ilvl w:val="0"/>
                <w:numId w:val="1"/>
              </w:numPr>
              <w:ind w:left="459" w:hanging="283"/>
              <w:contextualSpacing/>
            </w:pPr>
            <w:r w:rsidRPr="00912AB4">
              <w:t>Handle Li- ion spills using the following personal protective equipment (PPE)</w:t>
            </w:r>
          </w:p>
          <w:p w:rsidR="00912AB4" w:rsidRPr="00912AB4" w:rsidRDefault="00912AB4" w:rsidP="000932A0">
            <w:pPr>
              <w:numPr>
                <w:ilvl w:val="0"/>
                <w:numId w:val="5"/>
              </w:numPr>
              <w:rPr>
                <w:lang w:val="en-US"/>
              </w:rPr>
            </w:pPr>
            <w:r w:rsidRPr="00912AB4">
              <w:rPr>
                <w:lang w:val="en-US"/>
              </w:rPr>
              <w:t xml:space="preserve">Safety glasses or face shield </w:t>
            </w:r>
          </w:p>
          <w:p w:rsidR="00912AB4" w:rsidRDefault="00912AB4" w:rsidP="000932A0">
            <w:pPr>
              <w:numPr>
                <w:ilvl w:val="0"/>
                <w:numId w:val="5"/>
              </w:numPr>
              <w:rPr>
                <w:lang w:val="en-US"/>
              </w:rPr>
            </w:pPr>
            <w:r w:rsidRPr="00912AB4">
              <w:rPr>
                <w:lang w:val="en-US"/>
              </w:rPr>
              <w:t>Chemical resistant neoprene or nitrile  gloves</w:t>
            </w:r>
          </w:p>
          <w:p w:rsidR="00912AB4" w:rsidRDefault="00912AB4" w:rsidP="000932A0">
            <w:pPr>
              <w:numPr>
                <w:ilvl w:val="0"/>
                <w:numId w:val="5"/>
              </w:numPr>
              <w:rPr>
                <w:lang w:val="en-US"/>
              </w:rPr>
            </w:pPr>
            <w:r w:rsidRPr="00912AB4">
              <w:rPr>
                <w:lang w:val="en-US"/>
              </w:rPr>
              <w:t>Protective apron or coveralls</w:t>
            </w:r>
          </w:p>
          <w:p w:rsidR="00912AB4" w:rsidRPr="00912AB4" w:rsidRDefault="00912AB4" w:rsidP="000932A0">
            <w:pPr>
              <w:numPr>
                <w:ilvl w:val="0"/>
                <w:numId w:val="5"/>
              </w:numPr>
              <w:rPr>
                <w:lang w:val="en-US"/>
              </w:rPr>
            </w:pPr>
            <w:r>
              <w:t>Protective mask for acidic vapours or SCBA.</w:t>
            </w:r>
          </w:p>
          <w:p w:rsidR="00912AB4" w:rsidRDefault="00912AB4" w:rsidP="00912AB4">
            <w:pPr>
              <w:ind w:left="720"/>
              <w:rPr>
                <w:lang w:val="en-US"/>
              </w:rPr>
            </w:pPr>
          </w:p>
          <w:p w:rsidR="00912AB4" w:rsidRDefault="00912AB4" w:rsidP="00912AB4">
            <w:pPr>
              <w:ind w:left="720"/>
              <w:rPr>
                <w:lang w:val="en-US"/>
              </w:rPr>
            </w:pPr>
          </w:p>
          <w:p w:rsidR="00912AB4" w:rsidRPr="00912AB4" w:rsidRDefault="00912AB4" w:rsidP="00912AB4">
            <w:r w:rsidRPr="00912AB4">
              <w:t>Perform gross decontamination by removing affected clothing. Wash skin with water and soap.</w:t>
            </w:r>
          </w:p>
          <w:p w:rsidR="00912AB4" w:rsidRPr="00912AB4" w:rsidRDefault="00912AB4" w:rsidP="00912AB4"/>
          <w:p w:rsidR="00912AB4" w:rsidRPr="00747DBB" w:rsidRDefault="0021265A" w:rsidP="00912AB4">
            <w:pPr>
              <w:outlineLvl w:val="2"/>
              <w:rPr>
                <w:b/>
                <w:u w:val="single"/>
              </w:rPr>
            </w:pPr>
            <w:r w:rsidRPr="00747DBB">
              <w:rPr>
                <w:b/>
                <w:u w:val="single"/>
              </w:rPr>
              <w:t xml:space="preserve">4.2 </w:t>
            </w:r>
            <w:r w:rsidR="00912AB4" w:rsidRPr="00747DBB">
              <w:rPr>
                <w:b/>
                <w:u w:val="single"/>
              </w:rPr>
              <w:t>Treatment of Waste Water.</w:t>
            </w:r>
          </w:p>
          <w:p w:rsidR="00912AB4" w:rsidRPr="00912AB4" w:rsidRDefault="00912AB4" w:rsidP="000932A0">
            <w:pPr>
              <w:numPr>
                <w:ilvl w:val="0"/>
                <w:numId w:val="1"/>
              </w:numPr>
              <w:ind w:left="459" w:hanging="283"/>
              <w:contextualSpacing/>
            </w:pPr>
            <w:r w:rsidRPr="00912AB4">
              <w:t>Confine the effluent or the contaminated material and collect it as hazardous waste (water) for appropriate treatment.</w:t>
            </w:r>
          </w:p>
          <w:p w:rsidR="00912AB4" w:rsidRPr="00912AB4" w:rsidRDefault="00912AB4" w:rsidP="000932A0">
            <w:pPr>
              <w:numPr>
                <w:ilvl w:val="0"/>
                <w:numId w:val="1"/>
              </w:numPr>
              <w:ind w:left="459" w:hanging="283"/>
              <w:contextualSpacing/>
            </w:pPr>
            <w:r w:rsidRPr="00912AB4">
              <w:t xml:space="preserve">Pick up and transfer to properly labelled containers. </w:t>
            </w:r>
          </w:p>
          <w:p w:rsidR="00912AB4" w:rsidRPr="00912AB4" w:rsidRDefault="00912AB4" w:rsidP="000932A0">
            <w:pPr>
              <w:numPr>
                <w:ilvl w:val="0"/>
                <w:numId w:val="1"/>
              </w:numPr>
              <w:ind w:left="459" w:hanging="283"/>
              <w:contextualSpacing/>
            </w:pPr>
            <w:r w:rsidRPr="00912AB4">
              <w:t>Dispose of in accordance with local waste management legislation and emissions regulations.</w:t>
            </w:r>
          </w:p>
          <w:p w:rsidR="00447D97" w:rsidRDefault="0021265A" w:rsidP="0021265A">
            <w:pPr>
              <w:ind w:left="459"/>
              <w:contextualSpacing/>
            </w:pPr>
            <w:r>
              <w:t xml:space="preserve"> </w:t>
            </w:r>
          </w:p>
          <w:p w:rsidR="005D78AF" w:rsidRPr="005D78AF" w:rsidRDefault="005D78AF" w:rsidP="005D78AF"/>
        </w:tc>
      </w:tr>
    </w:tbl>
    <w:p w:rsidR="00370600" w:rsidRDefault="00370600"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p w:rsidR="0010058C" w:rsidRDefault="0010058C" w:rsidP="0021265A"/>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00"/>
        <w:gridCol w:w="8773"/>
      </w:tblGrid>
      <w:tr w:rsidR="00447D97" w:rsidRPr="008B4B62" w:rsidTr="00370600">
        <w:trPr>
          <w:jc w:val="center"/>
        </w:trPr>
        <w:tc>
          <w:tcPr>
            <w:tcW w:w="10773" w:type="dxa"/>
            <w:gridSpan w:val="2"/>
            <w:shd w:val="clear" w:color="auto" w:fill="FF6600"/>
          </w:tcPr>
          <w:p w:rsidR="00447D97" w:rsidRPr="000A7DF2" w:rsidRDefault="00447D97" w:rsidP="002521AB">
            <w:pPr>
              <w:pStyle w:val="Kop2"/>
            </w:pPr>
            <w:r w:rsidRPr="00447D97">
              <w:t xml:space="preserve">Damaged </w:t>
            </w:r>
            <w:r w:rsidR="002521AB">
              <w:t xml:space="preserve">Lithium-Ion </w:t>
            </w:r>
            <w:r w:rsidRPr="00447D97">
              <w:t xml:space="preserve">batteries: additional precautionary measures </w:t>
            </w:r>
            <w:r w:rsidR="002521AB">
              <w:t>– reactivation of the battery.</w:t>
            </w:r>
          </w:p>
        </w:tc>
      </w:tr>
      <w:tr w:rsidR="00370600" w:rsidRPr="008B4B62" w:rsidTr="00370600">
        <w:trPr>
          <w:jc w:val="center"/>
        </w:trPr>
        <w:tc>
          <w:tcPr>
            <w:tcW w:w="10773" w:type="dxa"/>
            <w:gridSpan w:val="2"/>
          </w:tcPr>
          <w:p w:rsidR="00370600" w:rsidRPr="00447D97" w:rsidRDefault="00990172" w:rsidP="00990172">
            <w:pPr>
              <w:pStyle w:val="Kop3"/>
              <w:jc w:val="center"/>
              <w:rPr>
                <w:color w:val="FF0000"/>
              </w:rPr>
            </w:pPr>
            <w:r>
              <w:rPr>
                <w:color w:val="FF0000"/>
              </w:rPr>
              <w:t>RE-ACTIVATION OF LI-ION BATTERY</w:t>
            </w:r>
          </w:p>
        </w:tc>
      </w:tr>
      <w:tr w:rsidR="00370600" w:rsidRPr="008B4B62" w:rsidTr="000A2041">
        <w:trPr>
          <w:jc w:val="center"/>
        </w:trPr>
        <w:tc>
          <w:tcPr>
            <w:tcW w:w="2000" w:type="dxa"/>
            <w:tcBorders>
              <w:bottom w:val="single" w:sz="12" w:space="0" w:color="auto"/>
            </w:tcBorders>
          </w:tcPr>
          <w:p w:rsidR="00370600" w:rsidRPr="008B4B62" w:rsidRDefault="00D267C7" w:rsidP="007F44AA">
            <w:r>
              <w:rPr>
                <w:b/>
                <w:noProof/>
                <w:lang w:val="nl-BE" w:eastAsia="nl-BE"/>
              </w:rPr>
              <w:drawing>
                <wp:anchor distT="0" distB="0" distL="114300" distR="114300" simplePos="0" relativeHeight="251717120" behindDoc="1" locked="0" layoutInCell="1" allowOverlap="1" wp14:anchorId="0124D78D" wp14:editId="7D6DDA31">
                  <wp:simplePos x="0" y="0"/>
                  <wp:positionH relativeFrom="column">
                    <wp:posOffset>222885</wp:posOffset>
                  </wp:positionH>
                  <wp:positionV relativeFrom="paragraph">
                    <wp:posOffset>655320</wp:posOffset>
                  </wp:positionV>
                  <wp:extent cx="592455" cy="513715"/>
                  <wp:effectExtent l="0" t="0" r="0" b="635"/>
                  <wp:wrapTight wrapText="bothSides">
                    <wp:wrapPolygon edited="0">
                      <wp:start x="0" y="0"/>
                      <wp:lineTo x="0" y="20826"/>
                      <wp:lineTo x="20836" y="20826"/>
                      <wp:lineTo x="20836" y="0"/>
                      <wp:lineTo x="0" y="0"/>
                    </wp:wrapPolygon>
                  </wp:wrapTight>
                  <wp:docPr id="19504"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 cy="513715"/>
                          </a:xfrm>
                          <a:prstGeom prst="rect">
                            <a:avLst/>
                          </a:prstGeom>
                          <a:noFill/>
                        </pic:spPr>
                      </pic:pic>
                    </a:graphicData>
                  </a:graphic>
                  <wp14:sizeRelH relativeFrom="page">
                    <wp14:pctWidth>0</wp14:pctWidth>
                  </wp14:sizeRelH>
                  <wp14:sizeRelV relativeFrom="page">
                    <wp14:pctHeight>0</wp14:pctHeight>
                  </wp14:sizeRelV>
                </wp:anchor>
              </w:drawing>
            </w:r>
            <w:r w:rsidRPr="00266DE9">
              <w:rPr>
                <w:noProof/>
                <w:lang w:val="nl-BE" w:eastAsia="nl-BE"/>
              </w:rPr>
              <w:drawing>
                <wp:anchor distT="0" distB="0" distL="114300" distR="114300" simplePos="0" relativeHeight="251679232" behindDoc="0" locked="0" layoutInCell="1" allowOverlap="1" wp14:anchorId="524DE433" wp14:editId="1138652D">
                  <wp:simplePos x="0" y="0"/>
                  <wp:positionH relativeFrom="column">
                    <wp:posOffset>217805</wp:posOffset>
                  </wp:positionH>
                  <wp:positionV relativeFrom="paragraph">
                    <wp:posOffset>1565910</wp:posOffset>
                  </wp:positionV>
                  <wp:extent cx="633730" cy="628650"/>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730" cy="6286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lang w:val="nl-BE" w:eastAsia="nl-BE"/>
              </w:rPr>
              <w:drawing>
                <wp:anchor distT="0" distB="0" distL="114300" distR="114300" simplePos="0" relativeHeight="251673088" behindDoc="0" locked="0" layoutInCell="1" allowOverlap="1" wp14:anchorId="5268D774" wp14:editId="1B1E70AF">
                  <wp:simplePos x="0" y="0"/>
                  <wp:positionH relativeFrom="column">
                    <wp:posOffset>516890</wp:posOffset>
                  </wp:positionH>
                  <wp:positionV relativeFrom="paragraph">
                    <wp:posOffset>2531110</wp:posOffset>
                  </wp:positionV>
                  <wp:extent cx="668020" cy="657225"/>
                  <wp:effectExtent l="0" t="0" r="0"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8020" cy="657225"/>
                          </a:xfrm>
                          <a:prstGeom prst="rect">
                            <a:avLst/>
                          </a:prstGeom>
                          <a:noFill/>
                        </pic:spPr>
                      </pic:pic>
                    </a:graphicData>
                  </a:graphic>
                  <wp14:sizeRelH relativeFrom="page">
                    <wp14:pctWidth>0</wp14:pctWidth>
                  </wp14:sizeRelH>
                  <wp14:sizeRelV relativeFrom="page">
                    <wp14:pctHeight>0</wp14:pctHeight>
                  </wp14:sizeRelV>
                </wp:anchor>
              </w:drawing>
            </w:r>
            <w:r w:rsidR="00355A0C">
              <w:rPr>
                <w:b/>
                <w:noProof/>
                <w:lang w:val="nl-BE" w:eastAsia="nl-BE"/>
              </w:rPr>
              <w:drawing>
                <wp:anchor distT="0" distB="0" distL="114300" distR="114300" simplePos="0" relativeHeight="251849216" behindDoc="0" locked="0" layoutInCell="1" allowOverlap="1" wp14:anchorId="79D5A07E" wp14:editId="137B0773">
                  <wp:simplePos x="0" y="0"/>
                  <wp:positionH relativeFrom="column">
                    <wp:posOffset>24765</wp:posOffset>
                  </wp:positionH>
                  <wp:positionV relativeFrom="paragraph">
                    <wp:posOffset>2586355</wp:posOffset>
                  </wp:positionV>
                  <wp:extent cx="513080" cy="504825"/>
                  <wp:effectExtent l="0" t="0" r="1270" b="9525"/>
                  <wp:wrapSquare wrapText="bothSides"/>
                  <wp:docPr id="7"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80" cy="504825"/>
                          </a:xfrm>
                          <a:prstGeom prst="rect">
                            <a:avLst/>
                          </a:prstGeom>
                          <a:noFill/>
                        </pic:spPr>
                      </pic:pic>
                    </a:graphicData>
                  </a:graphic>
                  <wp14:sizeRelH relativeFrom="page">
                    <wp14:pctWidth>0</wp14:pctWidth>
                  </wp14:sizeRelH>
                  <wp14:sizeRelV relativeFrom="page">
                    <wp14:pctHeight>0</wp14:pctHeight>
                  </wp14:sizeRelV>
                </wp:anchor>
              </w:drawing>
            </w:r>
            <w:r w:rsidR="00370600">
              <w:t>Specific Attention</w:t>
            </w:r>
          </w:p>
        </w:tc>
        <w:tc>
          <w:tcPr>
            <w:tcW w:w="8773" w:type="dxa"/>
            <w:tcBorders>
              <w:bottom w:val="single" w:sz="12" w:space="0" w:color="auto"/>
            </w:tcBorders>
          </w:tcPr>
          <w:p w:rsidR="00370600" w:rsidRPr="00747DBB" w:rsidRDefault="00747DBB" w:rsidP="00370600">
            <w:pPr>
              <w:pStyle w:val="Kop3"/>
              <w:rPr>
                <w:u w:val="single"/>
              </w:rPr>
            </w:pPr>
            <w:r w:rsidRPr="00747DBB">
              <w:rPr>
                <w:u w:val="single"/>
              </w:rPr>
              <w:t xml:space="preserve">5.1 </w:t>
            </w:r>
            <w:r w:rsidR="00370600" w:rsidRPr="00747DBB">
              <w:rPr>
                <w:u w:val="single"/>
              </w:rPr>
              <w:t xml:space="preserve">Heat evolution and fire </w:t>
            </w:r>
          </w:p>
          <w:p w:rsidR="008B2228" w:rsidRPr="008B2228" w:rsidRDefault="008B2228" w:rsidP="008B2228"/>
          <w:p w:rsidR="00370600" w:rsidRDefault="00370600" w:rsidP="000932A0">
            <w:pPr>
              <w:pStyle w:val="Lijstalinea"/>
              <w:numPr>
                <w:ilvl w:val="0"/>
                <w:numId w:val="1"/>
              </w:numPr>
              <w:ind w:left="459" w:hanging="283"/>
            </w:pPr>
            <w:r>
              <w:t>When the car with a damaged Li Ion battery needs to be transported/ stored be aware of the possibility of a reactivation of the fire within a damaged battery.</w:t>
            </w:r>
          </w:p>
          <w:p w:rsidR="00A76BAE" w:rsidRDefault="00A76BAE" w:rsidP="00A76BAE">
            <w:pPr>
              <w:pStyle w:val="Lijstalinea"/>
              <w:ind w:left="459"/>
            </w:pPr>
          </w:p>
          <w:p w:rsidR="00370600" w:rsidRDefault="00370600" w:rsidP="000932A0">
            <w:pPr>
              <w:pStyle w:val="Lijstalinea"/>
              <w:numPr>
                <w:ilvl w:val="0"/>
                <w:numId w:val="1"/>
              </w:numPr>
              <w:ind w:left="459" w:hanging="283"/>
            </w:pPr>
            <w:r>
              <w:t>During overhaul, immobilize and disable the vehicle if not already done.</w:t>
            </w:r>
          </w:p>
          <w:p w:rsidR="008B2228" w:rsidRDefault="008B2228" w:rsidP="008B2228">
            <w:pPr>
              <w:pStyle w:val="Lijstalinea"/>
            </w:pPr>
          </w:p>
          <w:p w:rsidR="008B2228" w:rsidRPr="008F086A" w:rsidRDefault="008B2228" w:rsidP="000932A0">
            <w:pPr>
              <w:pStyle w:val="Lijstalinea"/>
              <w:numPr>
                <w:ilvl w:val="0"/>
                <w:numId w:val="1"/>
              </w:numPr>
              <w:ind w:left="459" w:hanging="283"/>
            </w:pPr>
            <w:r w:rsidRPr="008F086A">
              <w:t>Keep the damaged car with a battery or the damaged battery under supervision and control.</w:t>
            </w:r>
          </w:p>
          <w:p w:rsidR="00370600" w:rsidRPr="008F086A" w:rsidRDefault="00370600" w:rsidP="00370600"/>
          <w:p w:rsidR="00A76BAE" w:rsidRPr="00B3678E" w:rsidRDefault="00A76BAE" w:rsidP="00A76BAE">
            <w:pPr>
              <w:shd w:val="clear" w:color="auto" w:fill="FFFFFF" w:themeFill="background1"/>
            </w:pPr>
            <w:r w:rsidRPr="00B3678E">
              <w:t>WARNING: There is a possibility for delayed ignition or re-ignition of a lithium-ion battery fire even after it is believed to be extinguished.  This may remain an issue until the lithium-ion battery is properly handled/ managed/ conditioned by a qualified person.</w:t>
            </w:r>
          </w:p>
          <w:p w:rsidR="00347EF5" w:rsidRPr="00B3678E" w:rsidRDefault="00347EF5" w:rsidP="00A76BAE">
            <w:pPr>
              <w:shd w:val="clear" w:color="auto" w:fill="FFFFFF" w:themeFill="background1"/>
            </w:pPr>
            <w:r w:rsidRPr="00B3678E">
              <w:t xml:space="preserve">Re-ignition may appear </w:t>
            </w:r>
            <w:r w:rsidR="004A3CE8">
              <w:t xml:space="preserve">even </w:t>
            </w:r>
            <w:r w:rsidRPr="00B3678E">
              <w:t>after a few days.</w:t>
            </w:r>
          </w:p>
          <w:p w:rsidR="00A76BAE" w:rsidRPr="00B3678E" w:rsidRDefault="00A76BAE" w:rsidP="00370600"/>
          <w:p w:rsidR="00A76BAE" w:rsidRDefault="00A76BAE" w:rsidP="00370600"/>
          <w:p w:rsidR="00370600" w:rsidRPr="00EC4FB8" w:rsidRDefault="00370600" w:rsidP="00D72BFE">
            <w:pPr>
              <w:shd w:val="clear" w:color="auto" w:fill="FFFFFF" w:themeFill="background1"/>
              <w:rPr>
                <w:b/>
                <w:color w:val="FF0000"/>
              </w:rPr>
            </w:pPr>
            <w:r w:rsidRPr="004C2F75">
              <w:rPr>
                <w:b/>
                <w:color w:val="FF0000"/>
              </w:rPr>
              <w:t>The HV battery</w:t>
            </w:r>
            <w:r w:rsidRPr="00EC4FB8">
              <w:rPr>
                <w:b/>
                <w:color w:val="FF0000"/>
              </w:rPr>
              <w:t xml:space="preserve"> assembly cover should never be breached or removed under any circumstances including fire. Doing so may result in severe electrical burns, shock, or electrocution.</w:t>
            </w:r>
          </w:p>
          <w:p w:rsidR="00370600" w:rsidRDefault="00370600" w:rsidP="00370600"/>
          <w:p w:rsidR="005D78AF" w:rsidRPr="00447D97" w:rsidRDefault="005D78AF" w:rsidP="00370600"/>
        </w:tc>
      </w:tr>
      <w:tr w:rsidR="002521AB" w:rsidRPr="008B4B62" w:rsidTr="002521AB">
        <w:trPr>
          <w:jc w:val="center"/>
        </w:trPr>
        <w:tc>
          <w:tcPr>
            <w:tcW w:w="10773" w:type="dxa"/>
            <w:gridSpan w:val="2"/>
            <w:shd w:val="clear" w:color="auto" w:fill="auto"/>
          </w:tcPr>
          <w:p w:rsidR="002521AB" w:rsidRDefault="002521AB" w:rsidP="002521AB">
            <w:pPr>
              <w:pStyle w:val="Kop2"/>
              <w:numPr>
                <w:ilvl w:val="0"/>
                <w:numId w:val="0"/>
              </w:numPr>
              <w:ind w:left="720"/>
              <w:rPr>
                <w:b w:val="0"/>
                <w:sz w:val="22"/>
                <w:szCs w:val="22"/>
              </w:rPr>
            </w:pPr>
          </w:p>
        </w:tc>
      </w:tr>
      <w:tr w:rsidR="00990172" w:rsidRPr="008B4B62" w:rsidTr="003D2325">
        <w:trPr>
          <w:jc w:val="center"/>
        </w:trPr>
        <w:tc>
          <w:tcPr>
            <w:tcW w:w="10773" w:type="dxa"/>
            <w:gridSpan w:val="2"/>
            <w:shd w:val="clear" w:color="auto" w:fill="CCFFCC"/>
          </w:tcPr>
          <w:p w:rsidR="00990172" w:rsidRDefault="004A3CE8" w:rsidP="00990172">
            <w:pPr>
              <w:pStyle w:val="Kop2"/>
            </w:pPr>
            <w:r>
              <w:rPr>
                <w:b w:val="0"/>
                <w:sz w:val="22"/>
                <w:szCs w:val="22"/>
              </w:rPr>
              <w:br w:type="page"/>
            </w:r>
            <w:r w:rsidR="00990172" w:rsidRPr="00742348">
              <w:t xml:space="preserve">Specific requirements for packaging, storage and transportation </w:t>
            </w:r>
            <w:r w:rsidR="00990172">
              <w:t xml:space="preserve">of </w:t>
            </w:r>
            <w:r w:rsidR="00990172" w:rsidRPr="00742348">
              <w:t xml:space="preserve">damaged </w:t>
            </w:r>
            <w:r w:rsidR="004407C7">
              <w:t>Lithium-Ion batteries</w:t>
            </w:r>
            <w:r w:rsidR="00990172">
              <w:t>.</w:t>
            </w:r>
          </w:p>
          <w:p w:rsidR="00990172" w:rsidRPr="00A954EF" w:rsidRDefault="00990172" w:rsidP="003D2325">
            <w:pPr>
              <w:rPr>
                <w:rStyle w:val="Subtielebenadrukking"/>
              </w:rPr>
            </w:pPr>
          </w:p>
        </w:tc>
      </w:tr>
      <w:tr w:rsidR="00370600" w:rsidRPr="008B4B62" w:rsidTr="000A2041">
        <w:trPr>
          <w:jc w:val="center"/>
        </w:trPr>
        <w:tc>
          <w:tcPr>
            <w:tcW w:w="2000" w:type="dxa"/>
            <w:shd w:val="clear" w:color="auto" w:fill="FFFFFF" w:themeFill="background1"/>
          </w:tcPr>
          <w:p w:rsidR="008B2228" w:rsidRDefault="008B2228" w:rsidP="00370600"/>
          <w:p w:rsidR="00370600" w:rsidRDefault="00370600" w:rsidP="00370600">
            <w:r>
              <w:t>Safety Measures</w:t>
            </w:r>
          </w:p>
          <w:p w:rsidR="00990172" w:rsidRDefault="00990172" w:rsidP="00370600">
            <w:r>
              <w:t>During Storage and Transport</w:t>
            </w:r>
          </w:p>
          <w:p w:rsidR="00203121" w:rsidRDefault="009D5F76" w:rsidP="00370600">
            <w:r w:rsidRPr="00083BB3">
              <w:rPr>
                <w:b/>
                <w:noProof/>
                <w:lang w:val="nl-BE" w:eastAsia="nl-BE"/>
              </w:rPr>
              <w:drawing>
                <wp:anchor distT="0" distB="0" distL="114300" distR="114300" simplePos="0" relativeHeight="251983360" behindDoc="0" locked="0" layoutInCell="1" allowOverlap="1" wp14:anchorId="40C4E509" wp14:editId="5C937305">
                  <wp:simplePos x="0" y="0"/>
                  <wp:positionH relativeFrom="column">
                    <wp:posOffset>608330</wp:posOffset>
                  </wp:positionH>
                  <wp:positionV relativeFrom="paragraph">
                    <wp:posOffset>74295</wp:posOffset>
                  </wp:positionV>
                  <wp:extent cx="528320" cy="458470"/>
                  <wp:effectExtent l="0" t="0" r="5080" b="0"/>
                  <wp:wrapNone/>
                  <wp:docPr id="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320" cy="458470"/>
                          </a:xfrm>
                          <a:prstGeom prst="rect">
                            <a:avLst/>
                          </a:prstGeom>
                          <a:noFill/>
                        </pic:spPr>
                      </pic:pic>
                    </a:graphicData>
                  </a:graphic>
                  <wp14:sizeRelH relativeFrom="page">
                    <wp14:pctWidth>0</wp14:pctWidth>
                  </wp14:sizeRelH>
                  <wp14:sizeRelV relativeFrom="page">
                    <wp14:pctHeight>0</wp14:pctHeight>
                  </wp14:sizeRelV>
                </wp:anchor>
              </w:drawing>
            </w:r>
            <w:r>
              <w:rPr>
                <w:b/>
                <w:bCs/>
                <w:noProof/>
                <w:color w:val="2D2D2D"/>
                <w:sz w:val="18"/>
                <w:szCs w:val="18"/>
                <w:bdr w:val="single" w:sz="6" w:space="0" w:color="ECEAEA" w:frame="1"/>
                <w:lang w:val="nl-BE" w:eastAsia="nl-BE"/>
              </w:rPr>
              <w:drawing>
                <wp:anchor distT="0" distB="0" distL="114300" distR="114300" simplePos="0" relativeHeight="251981312" behindDoc="0" locked="0" layoutInCell="1" allowOverlap="1" wp14:anchorId="20B8C74E" wp14:editId="6BC2C6C9">
                  <wp:simplePos x="0" y="0"/>
                  <wp:positionH relativeFrom="column">
                    <wp:posOffset>-10160</wp:posOffset>
                  </wp:positionH>
                  <wp:positionV relativeFrom="paragraph">
                    <wp:posOffset>74295</wp:posOffset>
                  </wp:positionV>
                  <wp:extent cx="541655" cy="482600"/>
                  <wp:effectExtent l="0" t="0" r="0" b="0"/>
                  <wp:wrapNone/>
                  <wp:docPr id="5" name="Afbeelding 5" descr="Gevaa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vaar">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655"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121" w:rsidRDefault="00203121" w:rsidP="00370600"/>
          <w:p w:rsidR="00203121" w:rsidRDefault="00203121" w:rsidP="00370600"/>
          <w:p w:rsidR="00203121" w:rsidRDefault="00203121" w:rsidP="00370600"/>
          <w:p w:rsidR="00203121" w:rsidRDefault="00EC411E" w:rsidP="00370600">
            <w:r>
              <w:rPr>
                <w:noProof/>
                <w:lang w:val="nl-BE" w:eastAsia="nl-BE"/>
              </w:rPr>
              <w:drawing>
                <wp:anchor distT="0" distB="0" distL="114300" distR="114300" simplePos="0" relativeHeight="251794944" behindDoc="0" locked="0" layoutInCell="1" allowOverlap="1" wp14:anchorId="3025B05A" wp14:editId="30EB3EBE">
                  <wp:simplePos x="0" y="0"/>
                  <wp:positionH relativeFrom="column">
                    <wp:posOffset>572770</wp:posOffset>
                  </wp:positionH>
                  <wp:positionV relativeFrom="paragraph">
                    <wp:posOffset>1369060</wp:posOffset>
                  </wp:positionV>
                  <wp:extent cx="616585" cy="570865"/>
                  <wp:effectExtent l="0" t="0" r="0" b="635"/>
                  <wp:wrapSquare wrapText="bothSides"/>
                  <wp:docPr id="23568" name="Afbeelding 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16585" cy="570865"/>
                          </a:xfrm>
                          <a:prstGeom prst="rect">
                            <a:avLst/>
                          </a:prstGeom>
                        </pic:spPr>
                      </pic:pic>
                    </a:graphicData>
                  </a:graphic>
                  <wp14:sizeRelH relativeFrom="page">
                    <wp14:pctWidth>0</wp14:pctWidth>
                  </wp14:sizeRelH>
                  <wp14:sizeRelV relativeFrom="page">
                    <wp14:pctHeight>0</wp14:pctHeight>
                  </wp14:sizeRelV>
                </wp:anchor>
              </w:drawing>
            </w:r>
            <w:r w:rsidR="000A2041">
              <w:rPr>
                <w:b/>
                <w:noProof/>
                <w:lang w:val="nl-BE" w:eastAsia="nl-BE"/>
              </w:rPr>
              <w:drawing>
                <wp:anchor distT="0" distB="0" distL="114300" distR="114300" simplePos="0" relativeHeight="251830784" behindDoc="0" locked="0" layoutInCell="1" allowOverlap="1" wp14:anchorId="4BD2D4E4" wp14:editId="723E0ECF">
                  <wp:simplePos x="0" y="0"/>
                  <wp:positionH relativeFrom="column">
                    <wp:posOffset>589915</wp:posOffset>
                  </wp:positionH>
                  <wp:positionV relativeFrom="paragraph">
                    <wp:posOffset>810260</wp:posOffset>
                  </wp:positionV>
                  <wp:extent cx="504000" cy="504000"/>
                  <wp:effectExtent l="0" t="0" r="0" b="0"/>
                  <wp:wrapSquare wrapText="bothSides"/>
                  <wp:docPr id="18436"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pic:spPr>
                      </pic:pic>
                    </a:graphicData>
                  </a:graphic>
                  <wp14:sizeRelH relativeFrom="page">
                    <wp14:pctWidth>0</wp14:pctWidth>
                  </wp14:sizeRelH>
                  <wp14:sizeRelV relativeFrom="page">
                    <wp14:pctHeight>0</wp14:pctHeight>
                  </wp14:sizeRelV>
                </wp:anchor>
              </w:drawing>
            </w:r>
            <w:r w:rsidR="000A2041">
              <w:rPr>
                <w:b/>
                <w:noProof/>
                <w:lang w:val="nl-BE" w:eastAsia="nl-BE"/>
              </w:rPr>
              <w:drawing>
                <wp:anchor distT="0" distB="0" distL="114300" distR="114300" simplePos="0" relativeHeight="251826688" behindDoc="0" locked="0" layoutInCell="1" allowOverlap="1" wp14:anchorId="51CB0F30" wp14:editId="7612852B">
                  <wp:simplePos x="0" y="0"/>
                  <wp:positionH relativeFrom="column">
                    <wp:posOffset>558165</wp:posOffset>
                  </wp:positionH>
                  <wp:positionV relativeFrom="paragraph">
                    <wp:posOffset>151765</wp:posOffset>
                  </wp:positionV>
                  <wp:extent cx="503555" cy="503555"/>
                  <wp:effectExtent l="0" t="0" r="0" b="0"/>
                  <wp:wrapSquare wrapText="bothSides"/>
                  <wp:docPr id="18434"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555" cy="503555"/>
                          </a:xfrm>
                          <a:prstGeom prst="rect">
                            <a:avLst/>
                          </a:prstGeom>
                          <a:noFill/>
                        </pic:spPr>
                      </pic:pic>
                    </a:graphicData>
                  </a:graphic>
                  <wp14:sizeRelH relativeFrom="page">
                    <wp14:pctWidth>0</wp14:pctWidth>
                  </wp14:sizeRelH>
                  <wp14:sizeRelV relativeFrom="page">
                    <wp14:pctHeight>0</wp14:pctHeight>
                  </wp14:sizeRelV>
                </wp:anchor>
              </w:drawing>
            </w:r>
            <w:r w:rsidR="000A2041" w:rsidRPr="008A6454">
              <w:rPr>
                <w:b/>
                <w:noProof/>
                <w:lang w:val="nl-BE" w:eastAsia="nl-BE"/>
              </w:rPr>
              <w:drawing>
                <wp:anchor distT="0" distB="0" distL="114300" distR="114300" simplePos="0" relativeHeight="251824640" behindDoc="0" locked="0" layoutInCell="1" allowOverlap="1" wp14:anchorId="3F8BAF91" wp14:editId="6CDB2BB5">
                  <wp:simplePos x="0" y="0"/>
                  <wp:positionH relativeFrom="column">
                    <wp:posOffset>-10160</wp:posOffset>
                  </wp:positionH>
                  <wp:positionV relativeFrom="paragraph">
                    <wp:posOffset>131445</wp:posOffset>
                  </wp:positionV>
                  <wp:extent cx="503433" cy="504000"/>
                  <wp:effectExtent l="0" t="0" r="0" b="0"/>
                  <wp:wrapSquare wrapText="bothSides"/>
                  <wp:docPr id="18433" name="Picture 30" descr="7010-m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 name="Picture 30" descr="7010-m0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33" cy="5040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203121" w:rsidRDefault="000A2041" w:rsidP="00370600">
            <w:r w:rsidRPr="00104940">
              <w:rPr>
                <w:b/>
                <w:noProof/>
                <w:lang w:val="nl-BE" w:eastAsia="nl-BE"/>
              </w:rPr>
              <w:drawing>
                <wp:anchor distT="0" distB="0" distL="114300" distR="114300" simplePos="0" relativeHeight="251832832" behindDoc="0" locked="0" layoutInCell="1" allowOverlap="1" wp14:anchorId="2F28BD62" wp14:editId="48F6318B">
                  <wp:simplePos x="0" y="0"/>
                  <wp:positionH relativeFrom="column">
                    <wp:posOffset>-10160</wp:posOffset>
                  </wp:positionH>
                  <wp:positionV relativeFrom="paragraph">
                    <wp:posOffset>638810</wp:posOffset>
                  </wp:positionV>
                  <wp:extent cx="504002" cy="504000"/>
                  <wp:effectExtent l="0" t="0" r="0" b="0"/>
                  <wp:wrapSquare wrapText="bothSides"/>
                  <wp:docPr id="18438" name="Picture 34" descr="7010-m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6" name="Picture 34" descr="7010-m0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2" cy="5040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b/>
                <w:noProof/>
                <w:lang w:val="nl-BE" w:eastAsia="nl-BE"/>
              </w:rPr>
              <w:drawing>
                <wp:anchor distT="0" distB="0" distL="114300" distR="114300" simplePos="0" relativeHeight="251828736" behindDoc="0" locked="0" layoutInCell="1" allowOverlap="1" wp14:anchorId="27D76C47" wp14:editId="0E619DE9">
                  <wp:simplePos x="0" y="0"/>
                  <wp:positionH relativeFrom="column">
                    <wp:posOffset>-7620</wp:posOffset>
                  </wp:positionH>
                  <wp:positionV relativeFrom="paragraph">
                    <wp:posOffset>15875</wp:posOffset>
                  </wp:positionV>
                  <wp:extent cx="490513" cy="504000"/>
                  <wp:effectExtent l="0" t="0" r="5080" b="0"/>
                  <wp:wrapSquare wrapText="bothSides"/>
                  <wp:docPr id="18435"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13" cy="504000"/>
                          </a:xfrm>
                          <a:prstGeom prst="rect">
                            <a:avLst/>
                          </a:prstGeom>
                          <a:noFill/>
                        </pic:spPr>
                      </pic:pic>
                    </a:graphicData>
                  </a:graphic>
                  <wp14:sizeRelH relativeFrom="page">
                    <wp14:pctWidth>0</wp14:pctWidth>
                  </wp14:sizeRelH>
                  <wp14:sizeRelV relativeFrom="page">
                    <wp14:pctHeight>0</wp14:pctHeight>
                  </wp14:sizeRelV>
                </wp:anchor>
              </w:drawing>
            </w:r>
          </w:p>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203121" w:rsidRDefault="00EC411E" w:rsidP="00370600">
            <w:r>
              <w:t>..</w:t>
            </w:r>
          </w:p>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D231FA" w:rsidRDefault="00D231FA" w:rsidP="00370600"/>
          <w:p w:rsidR="00D231FA" w:rsidRDefault="00D231FA" w:rsidP="00370600"/>
          <w:p w:rsidR="00D231FA" w:rsidRDefault="00D231FA" w:rsidP="00370600"/>
          <w:p w:rsidR="00D231FA" w:rsidRDefault="00D231FA" w:rsidP="00370600"/>
          <w:p w:rsidR="00D231FA" w:rsidRDefault="00D231FA" w:rsidP="00370600"/>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203121" w:rsidRDefault="00203121" w:rsidP="00370600"/>
          <w:p w:rsidR="00203121" w:rsidRPr="008B4B62" w:rsidRDefault="00203121" w:rsidP="00370600"/>
        </w:tc>
        <w:tc>
          <w:tcPr>
            <w:tcW w:w="8773" w:type="dxa"/>
            <w:shd w:val="clear" w:color="auto" w:fill="FFFFFF" w:themeFill="background1"/>
          </w:tcPr>
          <w:p w:rsidR="00347EF5" w:rsidRPr="00990172" w:rsidRDefault="00347EF5" w:rsidP="00347EF5">
            <w:pPr>
              <w:rPr>
                <w:u w:val="single"/>
              </w:rPr>
            </w:pPr>
          </w:p>
          <w:p w:rsidR="00A83255" w:rsidRPr="00747DBB" w:rsidRDefault="00A83255" w:rsidP="000932A0">
            <w:pPr>
              <w:pStyle w:val="Lijstalinea"/>
              <w:numPr>
                <w:ilvl w:val="1"/>
                <w:numId w:val="10"/>
              </w:numPr>
              <w:shd w:val="clear" w:color="auto" w:fill="FFFFFF" w:themeFill="background1"/>
              <w:rPr>
                <w:b/>
              </w:rPr>
            </w:pPr>
            <w:r w:rsidRPr="00747DBB">
              <w:rPr>
                <w:b/>
                <w:u w:val="single"/>
              </w:rPr>
              <w:t>When the battery is left in the car</w:t>
            </w:r>
            <w:r w:rsidRPr="00747DBB">
              <w:rPr>
                <w:b/>
              </w:rPr>
              <w:t>.</w:t>
            </w:r>
          </w:p>
          <w:p w:rsidR="00A83255" w:rsidRPr="00A83255" w:rsidRDefault="00A83255" w:rsidP="00A83255">
            <w:pPr>
              <w:shd w:val="clear" w:color="auto" w:fill="FFFFFF" w:themeFill="background1"/>
            </w:pPr>
          </w:p>
          <w:p w:rsidR="00A83255" w:rsidRPr="00A83255" w:rsidRDefault="00A83255" w:rsidP="00A83255">
            <w:pPr>
              <w:rPr>
                <w:rFonts w:eastAsiaTheme="minorHAnsi"/>
              </w:rPr>
            </w:pPr>
            <w:r w:rsidRPr="00A83255">
              <w:rPr>
                <w:rFonts w:eastAsiaTheme="minorHAnsi"/>
              </w:rPr>
              <w:t>Damage to the high voltage battery or high voltage system can create a risk of electric shock, overheating, or fire.</w:t>
            </w:r>
          </w:p>
          <w:p w:rsidR="00A83255" w:rsidRPr="00A83255" w:rsidRDefault="00A83255" w:rsidP="00A83255"/>
          <w:p w:rsidR="00A83255" w:rsidRPr="00A83255" w:rsidRDefault="00A83255" w:rsidP="00A83255">
            <w:r w:rsidRPr="00A83255">
              <w:t>If the vehicle is damaged from a moderate to severe crash, flood, fire, or other event, the vehicle should be inspected as soon as possible.  Until the vehicle has been inspected, store it outside at least (15m) 50 feet from any structure or anything that can burn.  Ventilate the vehicle by opening a window or a door.</w:t>
            </w:r>
          </w:p>
          <w:p w:rsidR="00A83255" w:rsidRPr="00A83255" w:rsidRDefault="00A83255" w:rsidP="00A83255">
            <w:pPr>
              <w:rPr>
                <w:rFonts w:eastAsiaTheme="minorHAnsi"/>
              </w:rPr>
            </w:pPr>
          </w:p>
          <w:p w:rsidR="00A83255" w:rsidRPr="00A83255" w:rsidRDefault="00A83255" w:rsidP="00A83255">
            <w:pPr>
              <w:rPr>
                <w:rFonts w:eastAsiaTheme="minorHAnsi"/>
              </w:rPr>
            </w:pPr>
            <w:r w:rsidRPr="00A83255">
              <w:rPr>
                <w:rFonts w:eastAsiaTheme="minorHAnsi"/>
              </w:rPr>
              <w:t>Contact</w:t>
            </w:r>
            <w:r w:rsidR="009D5F76">
              <w:rPr>
                <w:rFonts w:eastAsiaTheme="minorHAnsi"/>
              </w:rPr>
              <w:t xml:space="preserve"> </w:t>
            </w:r>
            <w:r w:rsidR="009D5F76" w:rsidRPr="009D5F76">
              <w:rPr>
                <w:rFonts w:eastAsiaTheme="minorHAnsi"/>
                <w:b/>
                <w:color w:val="0070C0"/>
              </w:rPr>
              <w:t>XXX</w:t>
            </w:r>
            <w:r w:rsidR="009D5F76">
              <w:rPr>
                <w:rFonts w:eastAsiaTheme="minorHAnsi"/>
              </w:rPr>
              <w:t xml:space="preserve"> </w:t>
            </w:r>
            <w:r w:rsidRPr="00A83255">
              <w:rPr>
                <w:rFonts w:eastAsiaTheme="minorHAnsi"/>
              </w:rPr>
              <w:t>as soon as possible to determine whether an inspection is needed.</w:t>
            </w:r>
          </w:p>
          <w:p w:rsidR="00A83255" w:rsidRPr="00A83255" w:rsidRDefault="00A83255" w:rsidP="00A83255">
            <w:pPr>
              <w:shd w:val="clear" w:color="auto" w:fill="FFFFFF" w:themeFill="background1"/>
            </w:pPr>
          </w:p>
          <w:p w:rsidR="00A83255" w:rsidRPr="00A83255" w:rsidRDefault="00A83255" w:rsidP="00A83255"/>
          <w:p w:rsidR="00A83255" w:rsidRPr="00E77F9E" w:rsidRDefault="00A83255" w:rsidP="000C787B">
            <w:pPr>
              <w:pStyle w:val="Lijstalinea"/>
              <w:numPr>
                <w:ilvl w:val="1"/>
                <w:numId w:val="10"/>
              </w:numPr>
              <w:rPr>
                <w:b/>
                <w:u w:val="single"/>
              </w:rPr>
            </w:pPr>
            <w:r w:rsidRPr="00E77F9E">
              <w:rPr>
                <w:b/>
                <w:u w:val="single"/>
              </w:rPr>
              <w:t>When the battery has been removed from the car</w:t>
            </w:r>
          </w:p>
          <w:p w:rsidR="00A83255" w:rsidRPr="00A83255" w:rsidRDefault="00A83255" w:rsidP="00A83255"/>
          <w:p w:rsidR="00A83255" w:rsidRPr="000C787B" w:rsidRDefault="000C787B" w:rsidP="000C787B">
            <w:pPr>
              <w:contextualSpacing/>
              <w:rPr>
                <w:lang w:val="en-US"/>
              </w:rPr>
            </w:pPr>
            <w:r w:rsidRPr="000C787B">
              <w:rPr>
                <w:lang w:val="en-US"/>
              </w:rPr>
              <w:t xml:space="preserve">6.2.1 </w:t>
            </w:r>
            <w:r w:rsidR="00A83255" w:rsidRPr="000C787B">
              <w:rPr>
                <w:lang w:val="en-US"/>
              </w:rPr>
              <w:t>Recommended Personal Protective Equipment:</w:t>
            </w:r>
          </w:p>
          <w:p w:rsidR="00A83255" w:rsidRPr="00A83255" w:rsidRDefault="00A83255" w:rsidP="000932A0">
            <w:pPr>
              <w:numPr>
                <w:ilvl w:val="0"/>
                <w:numId w:val="8"/>
              </w:numPr>
              <w:contextualSpacing/>
              <w:rPr>
                <w:lang w:val="en-US"/>
              </w:rPr>
            </w:pPr>
            <w:r w:rsidRPr="00A83255">
              <w:rPr>
                <w:lang w:val="en-US"/>
              </w:rPr>
              <w:t xml:space="preserve">Safety glasses or face shield </w:t>
            </w:r>
          </w:p>
          <w:p w:rsidR="00A83255" w:rsidRPr="00A83255" w:rsidRDefault="00A83255" w:rsidP="000932A0">
            <w:pPr>
              <w:numPr>
                <w:ilvl w:val="0"/>
                <w:numId w:val="8"/>
              </w:numPr>
              <w:contextualSpacing/>
              <w:rPr>
                <w:lang w:val="en-US"/>
              </w:rPr>
            </w:pPr>
            <w:r w:rsidRPr="00A83255">
              <w:rPr>
                <w:lang w:val="en-US"/>
              </w:rPr>
              <w:t>Chemical resistant neoprene or nitrile  gloves</w:t>
            </w:r>
          </w:p>
          <w:p w:rsidR="00A83255" w:rsidRDefault="00A83255" w:rsidP="000932A0">
            <w:pPr>
              <w:numPr>
                <w:ilvl w:val="0"/>
                <w:numId w:val="8"/>
              </w:numPr>
              <w:contextualSpacing/>
              <w:rPr>
                <w:lang w:val="en-US"/>
              </w:rPr>
            </w:pPr>
            <w:r w:rsidRPr="00A83255">
              <w:rPr>
                <w:lang w:val="en-US"/>
              </w:rPr>
              <w:t>Protective apron or coveralls</w:t>
            </w:r>
          </w:p>
          <w:p w:rsidR="009D5F76" w:rsidRPr="000C787B" w:rsidRDefault="00A83255" w:rsidP="000932A0">
            <w:pPr>
              <w:numPr>
                <w:ilvl w:val="0"/>
                <w:numId w:val="8"/>
              </w:numPr>
              <w:contextualSpacing/>
              <w:rPr>
                <w:lang w:val="en-US"/>
              </w:rPr>
            </w:pPr>
            <w:r w:rsidRPr="00A83255">
              <w:t>Protective mask for acidic vapours or SCBA.</w:t>
            </w:r>
          </w:p>
          <w:p w:rsidR="000C787B" w:rsidRDefault="000C787B" w:rsidP="000C787B">
            <w:pPr>
              <w:contextualSpacing/>
            </w:pPr>
          </w:p>
          <w:p w:rsidR="000C787B" w:rsidRDefault="000C787B" w:rsidP="000C787B">
            <w:pPr>
              <w:contextualSpacing/>
              <w:rPr>
                <w:lang w:val="en-US"/>
              </w:rPr>
            </w:pPr>
          </w:p>
          <w:p w:rsidR="000C787B" w:rsidRDefault="000C787B" w:rsidP="000C787B">
            <w:pPr>
              <w:contextualSpacing/>
              <w:rPr>
                <w:lang w:val="en-US"/>
              </w:rPr>
            </w:pPr>
          </w:p>
          <w:p w:rsidR="000C787B" w:rsidRDefault="000C787B" w:rsidP="000C787B">
            <w:pPr>
              <w:contextualSpacing/>
              <w:rPr>
                <w:lang w:val="en-US"/>
              </w:rPr>
            </w:pPr>
          </w:p>
          <w:p w:rsidR="000C787B" w:rsidRPr="009D5F76" w:rsidRDefault="000C787B" w:rsidP="000C787B">
            <w:pPr>
              <w:contextualSpacing/>
              <w:rPr>
                <w:lang w:val="en-US"/>
              </w:rPr>
            </w:pPr>
            <w:r>
              <w:rPr>
                <w:lang w:val="en-US"/>
              </w:rPr>
              <w:t>6.1.2 Other requirements</w:t>
            </w:r>
          </w:p>
          <w:p w:rsidR="00A83255" w:rsidRPr="00A83255" w:rsidRDefault="00A83255" w:rsidP="000932A0">
            <w:pPr>
              <w:numPr>
                <w:ilvl w:val="0"/>
                <w:numId w:val="1"/>
              </w:numPr>
              <w:ind w:left="459" w:hanging="283"/>
              <w:contextualSpacing/>
            </w:pPr>
            <w:r w:rsidRPr="00A83255">
              <w:t>Place and store the battery in a remote area, 15 meters (50 feet) away from a building where there are human activities. If possible, store on a floor made of concrete.</w:t>
            </w:r>
          </w:p>
          <w:p w:rsidR="00A83255" w:rsidRPr="00A83255" w:rsidRDefault="00A83255" w:rsidP="00A83255">
            <w:pPr>
              <w:ind w:left="176"/>
            </w:pPr>
          </w:p>
          <w:p w:rsidR="00A83255" w:rsidRPr="00A83255" w:rsidRDefault="00A83255" w:rsidP="000932A0">
            <w:pPr>
              <w:numPr>
                <w:ilvl w:val="0"/>
                <w:numId w:val="1"/>
              </w:numPr>
              <w:contextualSpacing/>
            </w:pPr>
            <w:r w:rsidRPr="00A83255">
              <w:t>Before being offered for transport, the cells or batteries shall be inspected by a qualified person to determine if the batteries are damaged.  Damaged batteries may include, but are not limited to:</w:t>
            </w:r>
          </w:p>
          <w:p w:rsidR="00A83255" w:rsidRPr="00A83255" w:rsidRDefault="00A83255" w:rsidP="000932A0">
            <w:pPr>
              <w:numPr>
                <w:ilvl w:val="1"/>
                <w:numId w:val="6"/>
              </w:numPr>
              <w:contextualSpacing/>
            </w:pPr>
            <w:r w:rsidRPr="00A83255">
              <w:t>Cells or batteries identified as being defective for safety reasons;</w:t>
            </w:r>
          </w:p>
          <w:p w:rsidR="00A83255" w:rsidRPr="00A83255" w:rsidRDefault="00A83255" w:rsidP="000932A0">
            <w:pPr>
              <w:numPr>
                <w:ilvl w:val="1"/>
                <w:numId w:val="6"/>
              </w:numPr>
              <w:contextualSpacing/>
            </w:pPr>
            <w:r w:rsidRPr="00A83255">
              <w:t>Cells or batteries that have leaked or vented;</w:t>
            </w:r>
          </w:p>
          <w:p w:rsidR="00A83255" w:rsidRPr="00A83255" w:rsidRDefault="00A83255" w:rsidP="000932A0">
            <w:pPr>
              <w:numPr>
                <w:ilvl w:val="1"/>
                <w:numId w:val="6"/>
              </w:numPr>
              <w:contextualSpacing/>
            </w:pPr>
            <w:r w:rsidRPr="00A83255">
              <w:t>Cells or batteries that cannot be diagnosed prior to transport; or</w:t>
            </w:r>
          </w:p>
          <w:p w:rsidR="00A83255" w:rsidRPr="00A83255" w:rsidRDefault="00A83255" w:rsidP="000932A0">
            <w:pPr>
              <w:numPr>
                <w:ilvl w:val="1"/>
                <w:numId w:val="6"/>
              </w:numPr>
              <w:contextualSpacing/>
            </w:pPr>
            <w:r w:rsidRPr="00A83255">
              <w:t xml:space="preserve">Cells or batteries that have sustained physical or mechanical damage. </w:t>
            </w:r>
          </w:p>
          <w:p w:rsidR="00A83255" w:rsidRPr="00A83255" w:rsidRDefault="00A83255" w:rsidP="00A83255">
            <w:pPr>
              <w:rPr>
                <w:u w:val="single"/>
              </w:rPr>
            </w:pPr>
          </w:p>
          <w:p w:rsidR="00A83255" w:rsidRPr="00A83255" w:rsidRDefault="00A83255" w:rsidP="000932A0">
            <w:pPr>
              <w:numPr>
                <w:ilvl w:val="0"/>
                <w:numId w:val="1"/>
              </w:numPr>
              <w:ind w:left="459" w:hanging="283"/>
              <w:contextualSpacing/>
            </w:pPr>
            <w:r w:rsidRPr="00A83255">
              <w:t xml:space="preserve">Damaged or defective batteries can only be transported according to the UN Regulation for the transport of dangerous goods (UN 3480).  </w:t>
            </w:r>
          </w:p>
          <w:p w:rsidR="00A83255" w:rsidRPr="00A83255" w:rsidRDefault="00A83255" w:rsidP="00A83255">
            <w:pPr>
              <w:ind w:left="176"/>
            </w:pPr>
          </w:p>
          <w:p w:rsidR="00A83255" w:rsidRPr="00A83255" w:rsidRDefault="00A83255" w:rsidP="000932A0">
            <w:pPr>
              <w:numPr>
                <w:ilvl w:val="0"/>
                <w:numId w:val="1"/>
              </w:numPr>
              <w:ind w:left="459" w:hanging="283"/>
              <w:contextualSpacing/>
            </w:pPr>
            <w:r w:rsidRPr="00A83255">
              <w:t>Only trained persons are allowed to offer a damaged or defective battery for transport.</w:t>
            </w:r>
          </w:p>
          <w:p w:rsidR="00A83255" w:rsidRPr="00A83255" w:rsidRDefault="00A83255" w:rsidP="00A83255">
            <w:pPr>
              <w:ind w:left="459"/>
              <w:contextualSpacing/>
            </w:pPr>
          </w:p>
          <w:p w:rsidR="00A83255" w:rsidRPr="00A83255" w:rsidRDefault="00A83255" w:rsidP="000932A0">
            <w:pPr>
              <w:numPr>
                <w:ilvl w:val="0"/>
                <w:numId w:val="1"/>
              </w:numPr>
              <w:ind w:left="459" w:hanging="283"/>
              <w:contextualSpacing/>
            </w:pPr>
            <w:r w:rsidRPr="00A83255">
              <w:t>Alternatively place the battery in a metal container,</w:t>
            </w:r>
          </w:p>
          <w:p w:rsidR="00A83255" w:rsidRPr="00A83255" w:rsidRDefault="00A83255" w:rsidP="000932A0">
            <w:pPr>
              <w:numPr>
                <w:ilvl w:val="0"/>
                <w:numId w:val="7"/>
              </w:numPr>
              <w:ind w:left="1428"/>
              <w:contextualSpacing/>
            </w:pPr>
            <w:r w:rsidRPr="00A83255">
              <w:t>Fill the container to the top with a non-combustible and non-conductive thermal insulation material (sand, vermiculite, glass, mineral agent…)</w:t>
            </w:r>
          </w:p>
          <w:p w:rsidR="00A83255" w:rsidRPr="00A83255" w:rsidRDefault="00A83255" w:rsidP="000932A0">
            <w:pPr>
              <w:numPr>
                <w:ilvl w:val="0"/>
                <w:numId w:val="7"/>
              </w:numPr>
              <w:ind w:left="1428"/>
              <w:contextualSpacing/>
            </w:pPr>
            <w:r w:rsidRPr="00A83255">
              <w:t>Store the container with the battery in a safe place for several days.</w:t>
            </w:r>
          </w:p>
          <w:p w:rsidR="00347EF5" w:rsidRPr="008F086A" w:rsidRDefault="00347EF5" w:rsidP="00347EF5"/>
          <w:p w:rsidR="00347EF5" w:rsidRPr="008F086A" w:rsidRDefault="00347EF5" w:rsidP="005D78AF">
            <w:r w:rsidRPr="00A83255">
              <w:rPr>
                <w:b/>
              </w:rPr>
              <w:t>Remark:</w:t>
            </w:r>
            <w:r w:rsidRPr="008F086A">
              <w:t xml:space="preserve"> </w:t>
            </w:r>
            <w:r w:rsidR="00990172" w:rsidRPr="008F086A">
              <w:t>Trained p</w:t>
            </w:r>
            <w:r w:rsidRPr="008F086A">
              <w:t xml:space="preserve">ersonnel </w:t>
            </w:r>
            <w:r w:rsidR="00990172" w:rsidRPr="008F086A">
              <w:t xml:space="preserve">(for fire) </w:t>
            </w:r>
            <w:r w:rsidRPr="008F086A">
              <w:t>should always accompany the transpor</w:t>
            </w:r>
            <w:r w:rsidR="00990172" w:rsidRPr="008F086A">
              <w:t>t of the damaged vehicle/battery</w:t>
            </w:r>
            <w:r w:rsidRPr="008F086A">
              <w:t xml:space="preserve"> to the safe place.</w:t>
            </w:r>
          </w:p>
          <w:p w:rsidR="00347EF5" w:rsidRPr="005D78AF" w:rsidRDefault="00347EF5" w:rsidP="005D78AF"/>
        </w:tc>
      </w:tr>
    </w:tbl>
    <w:tbl>
      <w:tblPr>
        <w:tblStyle w:val="Tabelraster"/>
        <w:tblpPr w:leftFromText="141" w:rightFromText="141" w:vertAnchor="text" w:horzAnchor="margin" w:tblpX="-157" w:tblpY="350"/>
        <w:tblW w:w="107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58"/>
      </w:tblGrid>
      <w:tr w:rsidR="006733D1" w:rsidRPr="008B4B62" w:rsidTr="006733D1">
        <w:tc>
          <w:tcPr>
            <w:tcW w:w="10758" w:type="dxa"/>
          </w:tcPr>
          <w:p w:rsidR="006733D1" w:rsidRPr="00C471D4" w:rsidRDefault="006733D1" w:rsidP="006733D1">
            <w:pPr>
              <w:rPr>
                <w:color w:val="808080" w:themeColor="background1" w:themeShade="80"/>
                <w:sz w:val="20"/>
                <w:szCs w:val="20"/>
              </w:rPr>
            </w:pPr>
          </w:p>
          <w:p w:rsidR="006733D1" w:rsidRPr="00C471D4" w:rsidRDefault="006733D1" w:rsidP="006733D1">
            <w:pPr>
              <w:rPr>
                <w:b/>
                <w:color w:val="0070C0"/>
              </w:rPr>
            </w:pPr>
            <w:r w:rsidRPr="00C471D4">
              <w:rPr>
                <w:b/>
              </w:rPr>
              <w:t xml:space="preserve">Author: </w:t>
            </w:r>
            <w:r w:rsidRPr="00C471D4">
              <w:rPr>
                <w:b/>
                <w:color w:val="0070C0"/>
              </w:rPr>
              <w:t>XXX</w:t>
            </w:r>
          </w:p>
          <w:p w:rsidR="006733D1" w:rsidRDefault="006733D1" w:rsidP="006733D1">
            <w:pPr>
              <w:rPr>
                <w:rStyle w:val="Subtielebenadrukking"/>
                <w:b/>
                <w:color w:val="0070C0"/>
                <w:sz w:val="22"/>
                <w:szCs w:val="22"/>
              </w:rPr>
            </w:pPr>
            <w:r w:rsidRPr="00C471D4">
              <w:rPr>
                <w:rStyle w:val="Subtielebenadrukking"/>
                <w:b/>
                <w:i w:val="0"/>
                <w:color w:val="auto"/>
                <w:sz w:val="22"/>
                <w:szCs w:val="22"/>
              </w:rPr>
              <w:t>Sources:</w:t>
            </w:r>
            <w:r w:rsidRPr="00C471D4">
              <w:rPr>
                <w:rStyle w:val="Subtielebenadrukking"/>
                <w:b/>
                <w:color w:val="auto"/>
                <w:sz w:val="22"/>
                <w:szCs w:val="22"/>
              </w:rPr>
              <w:t xml:space="preserve"> </w:t>
            </w:r>
            <w:r w:rsidRPr="00C471D4">
              <w:rPr>
                <w:rStyle w:val="Subtielebenadrukking"/>
                <w:b/>
                <w:color w:val="0070C0"/>
                <w:sz w:val="22"/>
                <w:szCs w:val="22"/>
              </w:rPr>
              <w:t>XXX</w:t>
            </w:r>
          </w:p>
          <w:p w:rsidR="00F6661B" w:rsidRPr="00C471D4" w:rsidRDefault="00F6661B" w:rsidP="006733D1">
            <w:pPr>
              <w:rPr>
                <w:rStyle w:val="Subtielebenadrukking"/>
                <w:b/>
                <w:color w:val="auto"/>
                <w:sz w:val="22"/>
                <w:szCs w:val="22"/>
              </w:rPr>
            </w:pPr>
          </w:p>
          <w:p w:rsidR="006733D1" w:rsidRPr="00C471D4" w:rsidRDefault="006733D1" w:rsidP="006733D1">
            <w:pPr>
              <w:rPr>
                <w:rStyle w:val="Subtielebenadrukking"/>
                <w:b/>
                <w:color w:val="808080" w:themeColor="background1" w:themeShade="80"/>
              </w:rPr>
            </w:pPr>
            <w:r w:rsidRPr="00C471D4">
              <w:rPr>
                <w:rStyle w:val="Subtielebenadrukking"/>
                <w:b/>
                <w:color w:val="808080" w:themeColor="background1" w:themeShade="80"/>
              </w:rPr>
              <w:t>Following text may never be deleted!</w:t>
            </w:r>
          </w:p>
          <w:p w:rsidR="006733D1" w:rsidRPr="00C471D4" w:rsidRDefault="006733D1" w:rsidP="006733D1">
            <w:pPr>
              <w:rPr>
                <w:rStyle w:val="Subtielebenadrukking"/>
                <w:b/>
                <w:color w:val="808080" w:themeColor="background1" w:themeShade="80"/>
              </w:rPr>
            </w:pPr>
          </w:p>
          <w:p w:rsidR="00C471D4" w:rsidRPr="00C471D4" w:rsidRDefault="00C471D4" w:rsidP="00C471D4">
            <w:pPr>
              <w:rPr>
                <w:rStyle w:val="Subtielebenadrukking"/>
                <w:i w:val="0"/>
                <w:color w:val="808080" w:themeColor="background1" w:themeShade="80"/>
              </w:rPr>
            </w:pPr>
            <w:r>
              <w:rPr>
                <w:rStyle w:val="Subtielebenadrukking"/>
                <w:i w:val="0"/>
                <w:color w:val="808080" w:themeColor="background1" w:themeShade="80"/>
              </w:rPr>
              <w:t xml:space="preserve">Template </w:t>
            </w:r>
            <w:r w:rsidRPr="00C471D4">
              <w:rPr>
                <w:rStyle w:val="Subtielebenadrukking"/>
                <w:i w:val="0"/>
                <w:color w:val="808080" w:themeColor="background1" w:themeShade="80"/>
              </w:rPr>
              <w:t>made by CTIF Commission for Extrication and New Technology.</w:t>
            </w:r>
          </w:p>
          <w:p w:rsidR="006733D1" w:rsidRDefault="00C471D4" w:rsidP="00C471D4">
            <w:pPr>
              <w:rPr>
                <w:rStyle w:val="Subtielebenadrukking"/>
                <w:i w:val="0"/>
                <w:color w:val="808080" w:themeColor="background1" w:themeShade="80"/>
              </w:rPr>
            </w:pPr>
            <w:r w:rsidRPr="00C471D4">
              <w:rPr>
                <w:rStyle w:val="Subtielebenadrukking"/>
                <w:i w:val="0"/>
                <w:color w:val="808080" w:themeColor="background1" w:themeShade="80"/>
              </w:rPr>
              <w:t>Designer Kurt Vollmacher project leader.</w:t>
            </w:r>
          </w:p>
          <w:p w:rsidR="00C471D4" w:rsidRPr="00C471D4" w:rsidRDefault="00C471D4" w:rsidP="00C471D4">
            <w:pPr>
              <w:rPr>
                <w:rStyle w:val="Subtielebenadrukking"/>
                <w:i w:val="0"/>
                <w:color w:val="808080" w:themeColor="background1" w:themeShade="80"/>
              </w:rPr>
            </w:pPr>
          </w:p>
          <w:p w:rsidR="006733D1" w:rsidRDefault="006733D1" w:rsidP="006733D1">
            <w:pPr>
              <w:rPr>
                <w:rStyle w:val="Subtielebenadrukking"/>
                <w:i w:val="0"/>
                <w:color w:val="808080" w:themeColor="background1" w:themeShade="80"/>
              </w:rPr>
            </w:pPr>
            <w:r w:rsidRPr="00C471D4">
              <w:rPr>
                <w:rStyle w:val="Subtielebenadrukking"/>
                <w:i w:val="0"/>
                <w:color w:val="808080" w:themeColor="background1" w:themeShade="80"/>
              </w:rPr>
              <w:t>This template is developed as an “example of good practice”  in cooperation with RECHARGE, CTIF Hazmat Commission, Ing J</w:t>
            </w:r>
            <w:r w:rsidR="00F6661B">
              <w:rPr>
                <w:rStyle w:val="Subtielebenadrukking"/>
                <w:i w:val="0"/>
                <w:color w:val="808080" w:themeColor="background1" w:themeShade="80"/>
              </w:rPr>
              <w:t xml:space="preserve">etty Middelkoop Hazmat Officer </w:t>
            </w:r>
            <w:r w:rsidRPr="00C471D4">
              <w:rPr>
                <w:rStyle w:val="Subtielebenadrukking"/>
                <w:i w:val="0"/>
                <w:color w:val="808080" w:themeColor="background1" w:themeShade="80"/>
              </w:rPr>
              <w:t>The Netherlands.</w:t>
            </w:r>
          </w:p>
          <w:p w:rsidR="00F6661B" w:rsidRDefault="00F6661B" w:rsidP="006733D1">
            <w:pPr>
              <w:rPr>
                <w:rStyle w:val="Subtielebenadrukking"/>
                <w:i w:val="0"/>
                <w:color w:val="808080" w:themeColor="background1" w:themeShade="80"/>
              </w:rPr>
            </w:pPr>
          </w:p>
          <w:p w:rsidR="00F6661B" w:rsidRPr="00F6661B" w:rsidRDefault="00F6661B" w:rsidP="00F6661B">
            <w:pPr>
              <w:rPr>
                <w:rStyle w:val="Subtielebenadrukking"/>
                <w:i w:val="0"/>
                <w:color w:val="808080" w:themeColor="background1" w:themeShade="80"/>
              </w:rPr>
            </w:pPr>
            <w:r w:rsidRPr="00F6661B">
              <w:rPr>
                <w:rStyle w:val="Subtielebenadrukking"/>
                <w:i w:val="0"/>
                <w:color w:val="808080" w:themeColor="background1" w:themeShade="80"/>
              </w:rPr>
              <w:t>This document is not legally binding. It is prepared</w:t>
            </w:r>
            <w:r w:rsidRPr="00F6661B">
              <w:rPr>
                <w:iCs/>
                <w:color w:val="808080" w:themeColor="background1" w:themeShade="80"/>
                <w:sz w:val="18"/>
                <w:szCs w:val="18"/>
              </w:rPr>
              <w:t xml:space="preserve"> with the best information available to the authors at the time of its preparation.</w:t>
            </w:r>
          </w:p>
          <w:p w:rsidR="00F6661B" w:rsidRPr="00C471D4" w:rsidRDefault="00F6661B" w:rsidP="00F6661B">
            <w:pPr>
              <w:rPr>
                <w:rStyle w:val="Subtielebenadrukking"/>
                <w:i w:val="0"/>
                <w:color w:val="808080" w:themeColor="background1" w:themeShade="80"/>
              </w:rPr>
            </w:pPr>
            <w:r>
              <w:rPr>
                <w:rStyle w:val="Subtielebenadrukking"/>
                <w:i w:val="0"/>
                <w:color w:val="808080" w:themeColor="background1" w:themeShade="80"/>
              </w:rPr>
              <w:t>The information contained in this template rescue and training manual</w:t>
            </w:r>
            <w:r w:rsidRPr="00F6661B">
              <w:rPr>
                <w:rStyle w:val="Subtielebenadrukking"/>
                <w:i w:val="0"/>
                <w:color w:val="808080" w:themeColor="background1" w:themeShade="80"/>
              </w:rPr>
              <w:t xml:space="preserve"> may be updated without notice.</w:t>
            </w:r>
          </w:p>
          <w:p w:rsidR="006733D1" w:rsidRPr="00C471D4" w:rsidRDefault="006733D1" w:rsidP="006733D1">
            <w:pPr>
              <w:rPr>
                <w:rStyle w:val="Subtielebenadrukking"/>
                <w:i w:val="0"/>
                <w:color w:val="808080" w:themeColor="background1" w:themeShade="80"/>
              </w:rPr>
            </w:pPr>
          </w:p>
          <w:p w:rsidR="006733D1" w:rsidRPr="00C471D4" w:rsidRDefault="006733D1" w:rsidP="006733D1">
            <w:pPr>
              <w:rPr>
                <w:rStyle w:val="hps"/>
                <w:color w:val="808080" w:themeColor="background1" w:themeShade="80"/>
                <w:sz w:val="18"/>
                <w:szCs w:val="18"/>
                <w:lang w:val="en"/>
              </w:rPr>
            </w:pPr>
            <w:r w:rsidRPr="00C471D4">
              <w:rPr>
                <w:rStyle w:val="hps"/>
                <w:color w:val="808080" w:themeColor="background1" w:themeShade="80"/>
                <w:sz w:val="18"/>
                <w:szCs w:val="18"/>
              </w:rPr>
              <w:t>T</w:t>
            </w:r>
            <w:r w:rsidRPr="00C471D4">
              <w:rPr>
                <w:rStyle w:val="hps"/>
                <w:color w:val="808080" w:themeColor="background1" w:themeShade="80"/>
                <w:sz w:val="18"/>
                <w:szCs w:val="18"/>
                <w:lang w:val="en"/>
              </w:rPr>
              <w:t>he</w:t>
            </w:r>
            <w:r w:rsidRPr="00C471D4">
              <w:rPr>
                <w:color w:val="808080" w:themeColor="background1" w:themeShade="80"/>
                <w:sz w:val="18"/>
                <w:szCs w:val="18"/>
                <w:lang w:val="en"/>
              </w:rPr>
              <w:t xml:space="preserve"> </w:t>
            </w:r>
            <w:r w:rsidRPr="00C471D4">
              <w:rPr>
                <w:rStyle w:val="hps"/>
                <w:color w:val="808080" w:themeColor="background1" w:themeShade="80"/>
                <w:sz w:val="18"/>
                <w:szCs w:val="18"/>
                <w:lang w:val="en"/>
              </w:rPr>
              <w:t>information on this template</w:t>
            </w:r>
            <w:r w:rsidRPr="00C471D4">
              <w:rPr>
                <w:color w:val="808080" w:themeColor="background1" w:themeShade="80"/>
                <w:sz w:val="18"/>
                <w:szCs w:val="18"/>
                <w:lang w:val="en"/>
              </w:rPr>
              <w:t xml:space="preserve"> </w:t>
            </w:r>
            <w:r w:rsidRPr="00C471D4">
              <w:rPr>
                <w:rStyle w:val="hps"/>
                <w:color w:val="808080" w:themeColor="background1" w:themeShade="80"/>
                <w:sz w:val="18"/>
                <w:szCs w:val="18"/>
                <w:lang w:val="en"/>
              </w:rPr>
              <w:t>must be further filled in (XXX)  and</w:t>
            </w:r>
            <w:r w:rsidRPr="00C471D4">
              <w:rPr>
                <w:color w:val="808080" w:themeColor="background1" w:themeShade="80"/>
                <w:sz w:val="18"/>
                <w:szCs w:val="18"/>
                <w:lang w:val="en"/>
              </w:rPr>
              <w:t xml:space="preserve"> </w:t>
            </w:r>
            <w:r w:rsidRPr="00C471D4">
              <w:rPr>
                <w:rStyle w:val="hps"/>
                <w:color w:val="808080" w:themeColor="background1" w:themeShade="80"/>
                <w:sz w:val="18"/>
                <w:szCs w:val="18"/>
                <w:lang w:val="en"/>
              </w:rPr>
              <w:t>specific adapted</w:t>
            </w:r>
            <w:r w:rsidRPr="00C471D4">
              <w:rPr>
                <w:color w:val="808080" w:themeColor="background1" w:themeShade="80"/>
                <w:sz w:val="18"/>
                <w:szCs w:val="18"/>
                <w:lang w:val="en"/>
              </w:rPr>
              <w:t xml:space="preserve"> </w:t>
            </w:r>
            <w:r w:rsidRPr="00C471D4">
              <w:rPr>
                <w:rStyle w:val="hps"/>
                <w:color w:val="808080" w:themeColor="background1" w:themeShade="80"/>
                <w:sz w:val="18"/>
                <w:szCs w:val="18"/>
                <w:lang w:val="en"/>
              </w:rPr>
              <w:t>to</w:t>
            </w:r>
            <w:r w:rsidRPr="00C471D4">
              <w:rPr>
                <w:color w:val="808080" w:themeColor="background1" w:themeShade="80"/>
                <w:sz w:val="18"/>
                <w:szCs w:val="18"/>
                <w:lang w:val="en"/>
              </w:rPr>
              <w:t xml:space="preserve"> </w:t>
            </w:r>
            <w:r w:rsidRPr="00C471D4">
              <w:rPr>
                <w:rStyle w:val="hps"/>
                <w:color w:val="808080" w:themeColor="background1" w:themeShade="80"/>
                <w:sz w:val="18"/>
                <w:szCs w:val="18"/>
                <w:lang w:val="en"/>
              </w:rPr>
              <w:t>the</w:t>
            </w:r>
            <w:r w:rsidRPr="00C471D4">
              <w:rPr>
                <w:color w:val="808080" w:themeColor="background1" w:themeShade="80"/>
                <w:sz w:val="18"/>
                <w:szCs w:val="18"/>
                <w:lang w:val="en"/>
              </w:rPr>
              <w:t xml:space="preserve"> </w:t>
            </w:r>
            <w:r w:rsidRPr="00C471D4">
              <w:rPr>
                <w:rStyle w:val="hps"/>
                <w:color w:val="808080" w:themeColor="background1" w:themeShade="80"/>
                <w:sz w:val="18"/>
                <w:szCs w:val="18"/>
                <w:lang w:val="en"/>
              </w:rPr>
              <w:t>type of battery by the car manufacturer!</w:t>
            </w:r>
          </w:p>
          <w:p w:rsidR="006733D1" w:rsidRPr="00C471D4" w:rsidRDefault="006733D1" w:rsidP="006733D1">
            <w:pPr>
              <w:rPr>
                <w:rStyle w:val="hps"/>
                <w:color w:val="808080" w:themeColor="background1" w:themeShade="80"/>
                <w:sz w:val="18"/>
                <w:szCs w:val="18"/>
                <w:lang w:val="en"/>
              </w:rPr>
            </w:pPr>
            <w:r w:rsidRPr="00C471D4">
              <w:rPr>
                <w:rStyle w:val="hps"/>
                <w:color w:val="808080" w:themeColor="background1" w:themeShade="80"/>
                <w:sz w:val="18"/>
                <w:szCs w:val="18"/>
                <w:lang w:val="en"/>
              </w:rPr>
              <w:t>The information in the template has to be approved by the car manufacturer before distribution of this specific document.</w:t>
            </w:r>
          </w:p>
          <w:p w:rsidR="006733D1" w:rsidRPr="00C471D4" w:rsidRDefault="006733D1" w:rsidP="006733D1">
            <w:pPr>
              <w:rPr>
                <w:rStyle w:val="Subtielebenadrukking"/>
                <w:i w:val="0"/>
                <w:color w:val="808080" w:themeColor="background1" w:themeShade="80"/>
              </w:rPr>
            </w:pPr>
            <w:r w:rsidRPr="00C471D4">
              <w:rPr>
                <w:rStyle w:val="hps"/>
                <w:color w:val="808080" w:themeColor="background1" w:themeShade="80"/>
                <w:sz w:val="18"/>
                <w:szCs w:val="18"/>
                <w:lang w:val="en"/>
              </w:rPr>
              <w:t>The manufacturer is always the final author of the “filled in training</w:t>
            </w:r>
            <w:r w:rsidR="000F05AF" w:rsidRPr="00C471D4">
              <w:rPr>
                <w:rStyle w:val="hps"/>
                <w:color w:val="808080" w:themeColor="background1" w:themeShade="80"/>
                <w:sz w:val="18"/>
                <w:szCs w:val="18"/>
                <w:lang w:val="en"/>
              </w:rPr>
              <w:t xml:space="preserve"> and rescue </w:t>
            </w:r>
            <w:r w:rsidRPr="00C471D4">
              <w:rPr>
                <w:rStyle w:val="hps"/>
                <w:color w:val="808080" w:themeColor="background1" w:themeShade="80"/>
                <w:sz w:val="18"/>
                <w:szCs w:val="18"/>
                <w:lang w:val="en"/>
              </w:rPr>
              <w:t xml:space="preserve"> manual” and it relays always under his responsibility.</w:t>
            </w:r>
            <w:r w:rsidRPr="00C471D4">
              <w:rPr>
                <w:rStyle w:val="Subtielebenadrukking"/>
                <w:i w:val="0"/>
                <w:color w:val="808080" w:themeColor="background1" w:themeShade="80"/>
              </w:rPr>
              <w:t xml:space="preserve"> </w:t>
            </w:r>
          </w:p>
          <w:p w:rsidR="006733D1" w:rsidRPr="00C471D4" w:rsidRDefault="006733D1" w:rsidP="006733D1">
            <w:pPr>
              <w:rPr>
                <w:rStyle w:val="Subtielebenadrukking"/>
                <w:i w:val="0"/>
                <w:color w:val="808080" w:themeColor="background1" w:themeShade="80"/>
              </w:rPr>
            </w:pPr>
          </w:p>
          <w:p w:rsidR="006733D1" w:rsidRPr="00C471D4" w:rsidRDefault="006733D1" w:rsidP="006733D1">
            <w:pPr>
              <w:rPr>
                <w:rStyle w:val="Subtielebenadrukking"/>
                <w:i w:val="0"/>
                <w:color w:val="808080" w:themeColor="background1" w:themeShade="80"/>
              </w:rPr>
            </w:pPr>
            <w:r w:rsidRPr="00C471D4">
              <w:rPr>
                <w:rStyle w:val="Subtielebenadrukking"/>
                <w:i w:val="0"/>
                <w:color w:val="808080" w:themeColor="background1" w:themeShade="80"/>
              </w:rPr>
              <w:t xml:space="preserve">This template is built for fire fighters/rescue workers/towing and maintenance, </w:t>
            </w:r>
            <w:r w:rsidRPr="00C471D4">
              <w:rPr>
                <w:rStyle w:val="Subtielebenadrukking"/>
                <w:b/>
                <w:i w:val="0"/>
                <w:color w:val="808080" w:themeColor="background1" w:themeShade="80"/>
              </w:rPr>
              <w:t>as free information source</w:t>
            </w:r>
            <w:r w:rsidRPr="00C471D4">
              <w:rPr>
                <w:rStyle w:val="Subtielebenadrukking"/>
                <w:i w:val="0"/>
                <w:color w:val="808080" w:themeColor="background1" w:themeShade="80"/>
              </w:rPr>
              <w:t xml:space="preserve"> at the scene and after.</w:t>
            </w:r>
          </w:p>
          <w:p w:rsidR="006733D1" w:rsidRPr="00C471D4" w:rsidRDefault="006733D1" w:rsidP="006733D1">
            <w:pPr>
              <w:rPr>
                <w:rStyle w:val="Subtielebenadrukking"/>
                <w:i w:val="0"/>
                <w:color w:val="808080" w:themeColor="background1" w:themeShade="80"/>
              </w:rPr>
            </w:pPr>
            <w:r w:rsidRPr="00C471D4">
              <w:rPr>
                <w:rStyle w:val="Subtielebenadrukking"/>
                <w:i w:val="0"/>
                <w:color w:val="808080" w:themeColor="background1" w:themeShade="80"/>
              </w:rPr>
              <w:t>Also usable for training purposes.</w:t>
            </w:r>
          </w:p>
          <w:p w:rsidR="00F6661B" w:rsidRDefault="006733D1" w:rsidP="006733D1">
            <w:pPr>
              <w:rPr>
                <w:rStyle w:val="Subtielebenadrukking"/>
                <w:i w:val="0"/>
                <w:color w:val="808080" w:themeColor="background1" w:themeShade="80"/>
              </w:rPr>
            </w:pPr>
            <w:r w:rsidRPr="00C471D4">
              <w:rPr>
                <w:rStyle w:val="Subtielebenadrukking"/>
                <w:i w:val="0"/>
                <w:color w:val="808080" w:themeColor="background1" w:themeShade="80"/>
              </w:rPr>
              <w:t>Misuse of this document, containing specialized and lifesaving information, in any form or shape is punishable by law.</w:t>
            </w:r>
          </w:p>
          <w:p w:rsidR="00F6661B" w:rsidRDefault="00F6661B" w:rsidP="006733D1">
            <w:pPr>
              <w:rPr>
                <w:rStyle w:val="Subtielebenadrukking"/>
                <w:i w:val="0"/>
                <w:color w:val="808080" w:themeColor="background1" w:themeShade="80"/>
              </w:rPr>
            </w:pPr>
          </w:p>
          <w:p w:rsidR="00F26883" w:rsidRPr="00C471D4" w:rsidRDefault="00F26883" w:rsidP="00F26883">
            <w:pPr>
              <w:rPr>
                <w:rStyle w:val="Subtielebenadrukking"/>
                <w:i w:val="0"/>
                <w:color w:val="808080" w:themeColor="background1" w:themeShade="80"/>
              </w:rPr>
            </w:pPr>
            <w:r w:rsidRPr="00C471D4">
              <w:rPr>
                <w:rStyle w:val="Subtielebenadrukking"/>
                <w:i w:val="0"/>
                <w:color w:val="808080" w:themeColor="background1" w:themeShade="80"/>
              </w:rPr>
              <w:t>All rights reserved, Copyright protected. ©</w:t>
            </w:r>
          </w:p>
          <w:p w:rsidR="00F26883" w:rsidRPr="00C471D4" w:rsidRDefault="00F26883" w:rsidP="006733D1">
            <w:pPr>
              <w:rPr>
                <w:rStyle w:val="Subtielebenadrukking"/>
                <w:i w:val="0"/>
                <w:color w:val="808080" w:themeColor="background1" w:themeShade="80"/>
              </w:rPr>
            </w:pPr>
          </w:p>
          <w:p w:rsidR="006733D1" w:rsidRPr="00C471D4" w:rsidRDefault="006733D1" w:rsidP="006733D1">
            <w:pPr>
              <w:rPr>
                <w:i/>
                <w:iCs/>
                <w:color w:val="808080" w:themeColor="background1" w:themeShade="80"/>
              </w:rPr>
            </w:pPr>
          </w:p>
        </w:tc>
      </w:tr>
    </w:tbl>
    <w:p w:rsidR="00742348" w:rsidRDefault="00742348">
      <w:pPr>
        <w:jc w:val="center"/>
      </w:pPr>
      <w:r>
        <w:rPr>
          <w:b/>
        </w:rPr>
        <w:br w:type="page"/>
      </w:r>
    </w:p>
    <w:p w:rsidR="008B4B62" w:rsidRDefault="0063570B" w:rsidP="006A34B8">
      <w:r>
        <w:t xml:space="preserve">  </w:t>
      </w:r>
    </w:p>
    <w:tbl>
      <w:tblPr>
        <w:tblStyle w:val="Tabelraster"/>
        <w:tblW w:w="107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3"/>
      </w:tblGrid>
      <w:tr w:rsidR="00A45056" w:rsidRPr="00A954EF" w:rsidTr="003D2325">
        <w:trPr>
          <w:jc w:val="center"/>
        </w:trPr>
        <w:tc>
          <w:tcPr>
            <w:tcW w:w="10773" w:type="dxa"/>
            <w:shd w:val="clear" w:color="auto" w:fill="auto"/>
          </w:tcPr>
          <w:p w:rsidR="00A45056" w:rsidRPr="00A954EF" w:rsidRDefault="00A45056" w:rsidP="00747DBB">
            <w:pPr>
              <w:pStyle w:val="Kop2"/>
              <w:numPr>
                <w:ilvl w:val="0"/>
                <w:numId w:val="0"/>
              </w:numPr>
              <w:ind w:left="360"/>
              <w:rPr>
                <w:rStyle w:val="Subtielebenadrukking"/>
              </w:rPr>
            </w:pPr>
            <w:r>
              <w:t xml:space="preserve">Used Symbols                                                              </w:t>
            </w:r>
            <w:r w:rsidR="00747DBB">
              <w:t xml:space="preserve">                           </w:t>
            </w:r>
          </w:p>
        </w:tc>
      </w:tr>
    </w:tbl>
    <w:p w:rsidR="0063570B" w:rsidRDefault="0063570B" w:rsidP="006A34B8"/>
    <w:tbl>
      <w:tblPr>
        <w:tblStyle w:val="Tabelraster"/>
        <w:tblpPr w:leftFromText="141" w:rightFromText="141" w:vertAnchor="text" w:horzAnchor="margin" w:tblpX="-147" w:tblpY="222"/>
        <w:tblW w:w="10887" w:type="dxa"/>
        <w:tblLook w:val="04A0" w:firstRow="1" w:lastRow="0" w:firstColumn="1" w:lastColumn="0" w:noHBand="0" w:noVBand="1"/>
      </w:tblPr>
      <w:tblGrid>
        <w:gridCol w:w="3258"/>
        <w:gridCol w:w="7629"/>
      </w:tblGrid>
      <w:tr w:rsidR="00A45056" w:rsidRPr="0063570B" w:rsidTr="00C471D4">
        <w:trPr>
          <w:trHeight w:val="697"/>
        </w:trPr>
        <w:tc>
          <w:tcPr>
            <w:tcW w:w="10887" w:type="dxa"/>
            <w:gridSpan w:val="2"/>
          </w:tcPr>
          <w:p w:rsidR="00A45056" w:rsidRDefault="00A45056" w:rsidP="00991043">
            <w:pPr>
              <w:rPr>
                <w:b/>
                <w:color w:val="FF0000"/>
                <w:lang w:val="en-US"/>
              </w:rPr>
            </w:pPr>
            <w:r>
              <w:rPr>
                <w:b/>
                <w:color w:val="FF0000"/>
                <w:lang w:val="en-US"/>
              </w:rPr>
              <w:t>Important:</w:t>
            </w:r>
            <w:r w:rsidRPr="00EC7B7B">
              <w:rPr>
                <w:b/>
                <w:color w:val="FF0000"/>
                <w:lang w:val="en-US"/>
              </w:rPr>
              <w:t xml:space="preserve"> only </w:t>
            </w:r>
            <w:r>
              <w:rPr>
                <w:b/>
                <w:color w:val="FF0000"/>
                <w:lang w:val="en-US"/>
              </w:rPr>
              <w:t>mention the used symbols in these</w:t>
            </w:r>
            <w:r w:rsidRPr="00EC7B7B">
              <w:rPr>
                <w:b/>
                <w:color w:val="FF0000"/>
                <w:lang w:val="en-US"/>
              </w:rPr>
              <w:t xml:space="preserve"> list</w:t>
            </w:r>
          </w:p>
          <w:p w:rsidR="00A45056" w:rsidRPr="0063570B" w:rsidRDefault="00A45056" w:rsidP="00991043">
            <w:pPr>
              <w:rPr>
                <w:b/>
              </w:rPr>
            </w:pPr>
            <w:r>
              <w:rPr>
                <w:b/>
                <w:color w:val="FF0000"/>
                <w:lang w:val="en-US"/>
              </w:rPr>
              <w:t xml:space="preserve">Remove the details: E.G: </w:t>
            </w:r>
            <w:r w:rsidR="002B554C">
              <w:rPr>
                <w:b/>
                <w:lang w:val="en-US"/>
              </w:rPr>
              <w:t>ISO 7010</w:t>
            </w:r>
            <w:r>
              <w:rPr>
                <w:b/>
                <w:lang w:val="en-US"/>
              </w:rPr>
              <w:t xml:space="preserve"> Blue R/G/B: 77/77/255, </w:t>
            </w:r>
            <w:r w:rsidRPr="00EC7B7B">
              <w:rPr>
                <w:b/>
                <w:lang w:val="en-US"/>
              </w:rPr>
              <w:t>Red R/G/B: 255/0/0</w:t>
            </w:r>
          </w:p>
        </w:tc>
      </w:tr>
      <w:tr w:rsidR="0063570B" w:rsidRPr="0063570B" w:rsidTr="00991043">
        <w:trPr>
          <w:trHeight w:val="1418"/>
        </w:trPr>
        <w:tc>
          <w:tcPr>
            <w:tcW w:w="3258" w:type="dxa"/>
          </w:tcPr>
          <w:p w:rsidR="0063570B" w:rsidRPr="0063570B" w:rsidRDefault="0063570B" w:rsidP="00991043">
            <w:r w:rsidRPr="0063570B">
              <w:rPr>
                <w:noProof/>
                <w:lang w:val="nl-BE" w:eastAsia="nl-BE"/>
              </w:rPr>
              <mc:AlternateContent>
                <mc:Choice Requires="wps">
                  <w:drawing>
                    <wp:anchor distT="0" distB="0" distL="114300" distR="114300" simplePos="0" relativeHeight="251868672" behindDoc="0" locked="0" layoutInCell="1" allowOverlap="1" wp14:anchorId="51F3BD60" wp14:editId="0EB4DB87">
                      <wp:simplePos x="0" y="0"/>
                      <wp:positionH relativeFrom="column">
                        <wp:posOffset>372110</wp:posOffset>
                      </wp:positionH>
                      <wp:positionV relativeFrom="paragraph">
                        <wp:posOffset>237619</wp:posOffset>
                      </wp:positionV>
                      <wp:extent cx="984250" cy="342900"/>
                      <wp:effectExtent l="0" t="0" r="6350" b="0"/>
                      <wp:wrapNone/>
                      <wp:docPr id="50" name="Tekstvak 50"/>
                      <wp:cNvGraphicFramePr/>
                      <a:graphic xmlns:a="http://schemas.openxmlformats.org/drawingml/2006/main">
                        <a:graphicData uri="http://schemas.microsoft.com/office/word/2010/wordprocessingShape">
                          <wps:wsp>
                            <wps:cNvSpPr txBox="1"/>
                            <wps:spPr>
                              <a:xfrm>
                                <a:off x="0" y="0"/>
                                <a:ext cx="984250" cy="342900"/>
                              </a:xfrm>
                              <a:prstGeom prst="rect">
                                <a:avLst/>
                              </a:prstGeom>
                              <a:solidFill>
                                <a:srgbClr val="FFA500"/>
                              </a:solidFill>
                              <a:ln w="6350">
                                <a:noFill/>
                              </a:ln>
                              <a:effectLst/>
                            </wps:spPr>
                            <wps:txbx>
                              <w:txbxContent>
                                <w:p w:rsidR="00CA1CD4" w:rsidRPr="00996AA6" w:rsidRDefault="00CA1CD4" w:rsidP="0063570B">
                                  <w:pPr>
                                    <w:rPr>
                                      <w:rFonts w:ascii="Arial Rounded MT Bold" w:hAnsi="Arial Rounded MT Bold"/>
                                      <w:b/>
                                      <w:sz w:val="28"/>
                                      <w:szCs w:val="28"/>
                                      <w:lang w:val="nl-BE"/>
                                    </w:rPr>
                                  </w:pPr>
                                  <w:r>
                                    <w:rPr>
                                      <w:b/>
                                      <w:sz w:val="18"/>
                                      <w:szCs w:val="18"/>
                                      <w:lang w:val="nl-BE"/>
                                    </w:rPr>
                                    <w:t xml:space="preserve">    </w:t>
                                  </w:r>
                                  <w:r w:rsidRPr="00996AA6">
                                    <w:rPr>
                                      <w:rFonts w:ascii="Arial Rounded MT Bold" w:hAnsi="Arial Rounded MT Bold"/>
                                      <w:b/>
                                      <w:sz w:val="28"/>
                                      <w:szCs w:val="28"/>
                                      <w:lang w:val="nl-BE"/>
                                    </w:rPr>
                                    <w:t>LI</w:t>
                                  </w:r>
                                  <w:r w:rsidRPr="00996AA6">
                                    <w:rPr>
                                      <w:rFonts w:ascii="Arial Rounded MT Bold" w:hAnsi="Arial Rounded MT Bold"/>
                                      <w:b/>
                                      <w:sz w:val="28"/>
                                      <w:szCs w:val="28"/>
                                      <w:lang w:val="nl-BE"/>
                                    </w:rPr>
                                    <w:softHyphen/>
                                    <w:t xml:space="preserve">  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3BD60" id="Tekstvak 50" o:spid="_x0000_s1028" type="#_x0000_t202" style="position:absolute;margin-left:29.3pt;margin-top:18.7pt;width:77.5pt;height:27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" fillcolor="#ffa500" stroked="f" strokeweight=".5pt">
                      <v:textbox>
                        <w:txbxContent>
                          <w:p w:rsidR="00CA1CD4" w:rsidRPr="00996AA6" w:rsidRDefault="00CA1CD4" w:rsidP="0063570B">
                            <w:pPr>
                              <w:rPr>
                                <w:rFonts w:ascii="Arial Rounded MT Bold" w:hAnsi="Arial Rounded MT Bold"/>
                                <w:b/>
                                <w:sz w:val="28"/>
                                <w:szCs w:val="28"/>
                                <w:lang w:val="nl-BE"/>
                              </w:rPr>
                            </w:pPr>
                            <w:r>
                              <w:rPr>
                                <w:b/>
                                <w:sz w:val="18"/>
                                <w:szCs w:val="18"/>
                                <w:lang w:val="nl-BE"/>
                              </w:rPr>
                              <w:t xml:space="preserve">    </w:t>
                            </w:r>
                            <w:r w:rsidRPr="00996AA6">
                              <w:rPr>
                                <w:rFonts w:ascii="Arial Rounded MT Bold" w:hAnsi="Arial Rounded MT Bold"/>
                                <w:b/>
                                <w:sz w:val="28"/>
                                <w:szCs w:val="28"/>
                                <w:lang w:val="nl-BE"/>
                              </w:rPr>
                              <w:t>LI</w:t>
                            </w:r>
                            <w:r w:rsidRPr="00996AA6">
                              <w:rPr>
                                <w:rFonts w:ascii="Arial Rounded MT Bold" w:hAnsi="Arial Rounded MT Bold"/>
                                <w:b/>
                                <w:sz w:val="28"/>
                                <w:szCs w:val="28"/>
                                <w:lang w:val="nl-BE"/>
                              </w:rPr>
                              <w:softHyphen/>
                              <w:t xml:space="preserve">  ION</w:t>
                            </w:r>
                          </w:p>
                        </w:txbxContent>
                      </v:textbox>
                    </v:shape>
                  </w:pict>
                </mc:Fallback>
              </mc:AlternateContent>
            </w:r>
            <w:r w:rsidRPr="0063570B">
              <w:rPr>
                <w:noProof/>
                <w:lang w:val="nl-BE" w:eastAsia="nl-BE"/>
              </w:rPr>
              <w:drawing>
                <wp:anchor distT="0" distB="0" distL="114300" distR="114300" simplePos="0" relativeHeight="251954688" behindDoc="0" locked="0" layoutInCell="1" allowOverlap="1" wp14:anchorId="4B5680BE" wp14:editId="5095C36D">
                  <wp:simplePos x="0" y="0"/>
                  <wp:positionH relativeFrom="column">
                    <wp:posOffset>810895</wp:posOffset>
                  </wp:positionH>
                  <wp:positionV relativeFrom="paragraph">
                    <wp:posOffset>482600</wp:posOffset>
                  </wp:positionV>
                  <wp:extent cx="97790" cy="240665"/>
                  <wp:effectExtent l="0" t="0" r="0" b="6985"/>
                  <wp:wrapSquare wrapText="bothSides"/>
                  <wp:docPr id="21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0900" t="61346" r="63739" b="19203"/>
                          <a:stretch/>
                        </pic:blipFill>
                        <pic:spPr bwMode="auto">
                          <a:xfrm>
                            <a:off x="0" y="0"/>
                            <a:ext cx="97790" cy="240665"/>
                          </a:xfrm>
                          <a:prstGeom prst="rect">
                            <a:avLst/>
                          </a:prstGeom>
                          <a:solidFill>
                            <a:srgbClr val="FFA500"/>
                          </a:solidFill>
                          <a:ln>
                            <a:noFill/>
                          </a:ln>
                          <a:effectLst/>
                          <a:extLst/>
                        </pic:spPr>
                      </pic:pic>
                    </a:graphicData>
                  </a:graphic>
                  <wp14:sizeRelH relativeFrom="page">
                    <wp14:pctWidth>0</wp14:pctWidth>
                  </wp14:sizeRelH>
                  <wp14:sizeRelV relativeFrom="page">
                    <wp14:pctHeight>0</wp14:pctHeight>
                  </wp14:sizeRelV>
                </wp:anchor>
              </w:drawing>
            </w:r>
            <w:r w:rsidRPr="0063570B">
              <w:rPr>
                <w:noProof/>
                <w:lang w:val="nl-BE" w:eastAsia="nl-BE"/>
              </w:rPr>
              <mc:AlternateContent>
                <mc:Choice Requires="wps">
                  <w:drawing>
                    <wp:anchor distT="0" distB="0" distL="114300" distR="114300" simplePos="0" relativeHeight="251864576" behindDoc="0" locked="0" layoutInCell="1" allowOverlap="1" wp14:anchorId="1C77149A" wp14:editId="1F5E0FEB">
                      <wp:simplePos x="0" y="0"/>
                      <wp:positionH relativeFrom="column">
                        <wp:posOffset>338455</wp:posOffset>
                      </wp:positionH>
                      <wp:positionV relativeFrom="paragraph">
                        <wp:posOffset>208915</wp:posOffset>
                      </wp:positionV>
                      <wp:extent cx="1068070" cy="558800"/>
                      <wp:effectExtent l="19050" t="19050" r="17780" b="12700"/>
                      <wp:wrapNone/>
                      <wp:docPr id="39" name="Rectangle à coins arrondis 3"/>
                      <wp:cNvGraphicFramePr/>
                      <a:graphic xmlns:a="http://schemas.openxmlformats.org/drawingml/2006/main">
                        <a:graphicData uri="http://schemas.microsoft.com/office/word/2010/wordprocessingShape">
                          <wps:wsp>
                            <wps:cNvSpPr/>
                            <wps:spPr>
                              <a:xfrm>
                                <a:off x="0" y="0"/>
                                <a:ext cx="1068070" cy="558800"/>
                              </a:xfrm>
                              <a:prstGeom prst="roundRect">
                                <a:avLst>
                                  <a:gd name="adj" fmla="val 0"/>
                                </a:avLst>
                              </a:prstGeom>
                              <a:solidFill>
                                <a:srgbClr val="FFA500"/>
                              </a:solidFill>
                              <a:ln w="38100" cap="flat" cmpd="sng" algn="ctr">
                                <a:solidFill>
                                  <a:sysClr val="windowText" lastClr="000000"/>
                                </a:solidFill>
                                <a:prstDash val="solid"/>
                              </a:ln>
                              <a:effectLst/>
                            </wps:spPr>
                            <wps:txbx>
                              <w:txbxContent>
                                <w:p w:rsidR="00CA1CD4" w:rsidRDefault="00CA1CD4" w:rsidP="0063570B">
                                  <w:pPr>
                                    <w:pStyle w:val="Normaalweb"/>
                                    <w:spacing w:before="0" w:beforeAutospacing="0" w:after="0" w:afterAutospacing="0"/>
                                    <w:jc w:val="center"/>
                                  </w:pPr>
                                </w:p>
                                <w:p w:rsidR="00CA1CD4" w:rsidRDefault="00CA1CD4" w:rsidP="0063570B">
                                  <w:pPr>
                                    <w:jc w:val="center"/>
                                  </w:pPr>
                                </w:p>
                              </w:txbxContent>
                            </wps:txbx>
                            <wps:bodyPr anchor="ctr"/>
                          </wps:wsp>
                        </a:graphicData>
                      </a:graphic>
                    </wp:anchor>
                  </w:drawing>
                </mc:Choice>
                <mc:Fallback>
                  <w:pict>
                    <v:roundrect w14:anchorId="1C77149A" id="Rectangle à coins arrondis 3" o:spid="_x0000_s1029" style="position:absolute;margin-left:26.65pt;margin-top:16.45pt;width:84.1pt;height:44pt;z-index:251864576;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" fillcolor="#ffa500" strokecolor="windowText" strokeweight="3pt">
                      <v:textbox>
                        <w:txbxContent>
                          <w:p w:rsidR="00CA1CD4" w:rsidRDefault="00CA1CD4" w:rsidP="0063570B">
                            <w:pPr>
                              <w:pStyle w:val="Normaalweb"/>
                              <w:spacing w:before="0" w:beforeAutospacing="0" w:after="0" w:afterAutospacing="0"/>
                              <w:jc w:val="center"/>
                            </w:pPr>
                          </w:p>
                          <w:p w:rsidR="00CA1CD4" w:rsidRDefault="00CA1CD4" w:rsidP="0063570B">
                            <w:pPr>
                              <w:jc w:val="center"/>
                            </w:pPr>
                          </w:p>
                        </w:txbxContent>
                      </v:textbox>
                    </v:roundrect>
                  </w:pict>
                </mc:Fallback>
              </mc:AlternateContent>
            </w:r>
          </w:p>
        </w:tc>
        <w:tc>
          <w:tcPr>
            <w:tcW w:w="7629" w:type="dxa"/>
          </w:tcPr>
          <w:p w:rsidR="0063570B" w:rsidRPr="0063570B" w:rsidRDefault="0063570B" w:rsidP="00991043">
            <w:pPr>
              <w:rPr>
                <w:b/>
                <w:lang w:val="en-US"/>
              </w:rPr>
            </w:pPr>
            <w:r w:rsidRPr="0063570B">
              <w:rPr>
                <w:b/>
              </w:rPr>
              <w:t>High voltage battery pack</w:t>
            </w:r>
            <w:r w:rsidRPr="0063570B">
              <w:rPr>
                <w:b/>
                <w:lang w:val="en-US"/>
              </w:rPr>
              <w:t xml:space="preserve"> with indication type of battery</w:t>
            </w:r>
          </w:p>
          <w:p w:rsidR="0063570B" w:rsidRPr="0063570B" w:rsidRDefault="0063570B" w:rsidP="00991043">
            <w:pPr>
              <w:rPr>
                <w:b/>
                <w:lang w:val="en-US"/>
              </w:rPr>
            </w:pPr>
            <w:r w:rsidRPr="0063570B">
              <w:rPr>
                <w:i/>
                <w:highlight w:val="yellow"/>
                <w:lang w:val="en-US"/>
              </w:rPr>
              <w:t>Draft</w:t>
            </w:r>
          </w:p>
          <w:p w:rsidR="0063570B" w:rsidRPr="0063570B" w:rsidRDefault="0063570B" w:rsidP="00991043">
            <w:pPr>
              <w:rPr>
                <w:lang w:val="en-US"/>
              </w:rPr>
            </w:pPr>
            <w:r w:rsidRPr="0063570B">
              <w:rPr>
                <w:color w:val="000000"/>
                <w:lang w:val="en-US" w:eastAsia="nl-BE"/>
              </w:rPr>
              <w:t>Orange R/G/B: 255/165/0</w:t>
            </w:r>
          </w:p>
          <w:p w:rsidR="0063570B" w:rsidRPr="0063570B" w:rsidRDefault="0063570B" w:rsidP="00991043">
            <w:r w:rsidRPr="0063570B">
              <w:t>Black</w:t>
            </w:r>
          </w:p>
          <w:p w:rsidR="0063570B" w:rsidRPr="0063570B" w:rsidRDefault="0063570B" w:rsidP="00991043">
            <w:pPr>
              <w:rPr>
                <w:lang w:val="en-US"/>
              </w:rPr>
            </w:pPr>
            <w:r w:rsidRPr="0063570B">
              <w:rPr>
                <w:u w:val="single"/>
                <w:lang w:val="en-US"/>
              </w:rPr>
              <w:t xml:space="preserve">Text: </w:t>
            </w:r>
            <w:r w:rsidRPr="0063570B">
              <w:rPr>
                <w:lang w:val="en-US"/>
              </w:rPr>
              <w:t>Arial rounded MT Bold</w:t>
            </w:r>
            <w:r w:rsidRPr="0063570B">
              <w:rPr>
                <w:u w:val="single"/>
                <w:lang w:val="en-US"/>
              </w:rPr>
              <w:t xml:space="preserve">  </w:t>
            </w:r>
          </w:p>
        </w:tc>
      </w:tr>
      <w:tr w:rsidR="0063570B" w:rsidRPr="0063570B" w:rsidTr="00991043">
        <w:trPr>
          <w:trHeight w:val="1418"/>
        </w:trPr>
        <w:tc>
          <w:tcPr>
            <w:tcW w:w="3258" w:type="dxa"/>
          </w:tcPr>
          <w:p w:rsidR="0063570B" w:rsidRPr="0063570B" w:rsidRDefault="0063570B" w:rsidP="00991043">
            <w:pPr>
              <w:rPr>
                <w:noProof/>
                <w:lang w:val="en-US" w:eastAsia="nl-BE"/>
              </w:rPr>
            </w:pPr>
            <w:r w:rsidRPr="0063570B">
              <w:rPr>
                <w:noProof/>
                <w:lang w:val="nl-BE" w:eastAsia="nl-BE"/>
              </w:rPr>
              <w:drawing>
                <wp:anchor distT="0" distB="0" distL="114300" distR="114300" simplePos="0" relativeHeight="251969024" behindDoc="0" locked="0" layoutInCell="1" allowOverlap="1" wp14:anchorId="76957825" wp14:editId="5F2F121C">
                  <wp:simplePos x="0" y="0"/>
                  <wp:positionH relativeFrom="column">
                    <wp:posOffset>301187</wp:posOffset>
                  </wp:positionH>
                  <wp:positionV relativeFrom="paragraph">
                    <wp:posOffset>13145</wp:posOffset>
                  </wp:positionV>
                  <wp:extent cx="1184448" cy="1056992"/>
                  <wp:effectExtent l="0" t="0" r="0" b="0"/>
                  <wp:wrapSquare wrapText="bothSides"/>
                  <wp:docPr id="2153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Afbeelding 5"/>
                          <pic:cNvPicPr>
                            <a:picLocks noChangeAspect="1"/>
                          </pic:cNvPicPr>
                        </pic:nvPicPr>
                        <pic:blipFill>
                          <a:blip r:embed="rId3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4448" cy="1056992"/>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rPr>
            </w:pPr>
            <w:r w:rsidRPr="0063570B">
              <w:rPr>
                <w:b/>
              </w:rPr>
              <w:t xml:space="preserve">NiMH battery, high voltage </w:t>
            </w:r>
            <w:r w:rsidRPr="0063570B">
              <w:rPr>
                <w:i/>
                <w:lang w:val="en-US"/>
              </w:rPr>
              <w:t xml:space="preserve"> </w:t>
            </w:r>
            <w:r w:rsidRPr="0063570B">
              <w:rPr>
                <w:i/>
                <w:highlight w:val="yellow"/>
                <w:lang w:val="en-US"/>
              </w:rPr>
              <w:t>Draft</w:t>
            </w:r>
          </w:p>
          <w:p w:rsidR="0063570B" w:rsidRPr="0063570B" w:rsidRDefault="0063570B" w:rsidP="00991043"/>
          <w:p w:rsidR="0063570B" w:rsidRPr="0063570B" w:rsidRDefault="0063570B" w:rsidP="00991043">
            <w:pPr>
              <w:rPr>
                <w:lang w:val="en-US"/>
              </w:rPr>
            </w:pPr>
            <w:r w:rsidRPr="0063570B">
              <w:rPr>
                <w:color w:val="000000"/>
                <w:lang w:val="en-US" w:eastAsia="nl-BE"/>
              </w:rPr>
              <w:t>Orange R/G/B: 255/165/0</w:t>
            </w:r>
          </w:p>
          <w:p w:rsidR="0063570B" w:rsidRPr="0063570B" w:rsidRDefault="0063570B" w:rsidP="00991043">
            <w:r w:rsidRPr="0063570B">
              <w:t>Black</w:t>
            </w:r>
          </w:p>
          <w:p w:rsidR="0063570B" w:rsidRPr="0063570B" w:rsidRDefault="0063570B" w:rsidP="00991043">
            <w:pPr>
              <w:rPr>
                <w:u w:val="single"/>
                <w:lang w:val="en-US"/>
              </w:rPr>
            </w:pPr>
            <w:r w:rsidRPr="0063570B">
              <w:rPr>
                <w:u w:val="single"/>
                <w:lang w:val="en-US"/>
              </w:rPr>
              <w:t xml:space="preserve">Text: </w:t>
            </w:r>
            <w:r w:rsidRPr="0063570B">
              <w:rPr>
                <w:lang w:val="en-US"/>
              </w:rPr>
              <w:t>Arial rounded MT Bold</w:t>
            </w:r>
            <w:r w:rsidRPr="0063570B">
              <w:rPr>
                <w:u w:val="single"/>
                <w:lang w:val="en-US"/>
              </w:rPr>
              <w:t xml:space="preserve">  </w:t>
            </w:r>
          </w:p>
          <w:p w:rsidR="0063570B" w:rsidRPr="0063570B" w:rsidRDefault="0063570B" w:rsidP="00991043">
            <w:pPr>
              <w:rPr>
                <w:u w:val="single"/>
                <w:lang w:val="en-US"/>
              </w:rPr>
            </w:pPr>
          </w:p>
          <w:p w:rsidR="0063570B" w:rsidRPr="0063570B" w:rsidRDefault="0063570B" w:rsidP="00991043"/>
        </w:tc>
      </w:tr>
      <w:tr w:rsidR="0063570B" w:rsidRPr="0063570B" w:rsidTr="00991043">
        <w:trPr>
          <w:trHeight w:val="1418"/>
        </w:trPr>
        <w:tc>
          <w:tcPr>
            <w:tcW w:w="3258" w:type="dxa"/>
          </w:tcPr>
          <w:p w:rsidR="0063570B" w:rsidRPr="0063570B" w:rsidRDefault="0063570B" w:rsidP="00991043">
            <w:pPr>
              <w:rPr>
                <w:noProof/>
                <w:lang w:val="en-US" w:eastAsia="nl-BE"/>
              </w:rPr>
            </w:pPr>
            <w:r w:rsidRPr="0063570B">
              <w:rPr>
                <w:noProof/>
                <w:lang w:val="nl-BE" w:eastAsia="nl-BE"/>
              </w:rPr>
              <w:drawing>
                <wp:anchor distT="0" distB="0" distL="114300" distR="114300" simplePos="0" relativeHeight="251945472" behindDoc="0" locked="0" layoutInCell="1" allowOverlap="1" wp14:anchorId="2BD6A0F4" wp14:editId="63E96FE1">
                  <wp:simplePos x="0" y="0"/>
                  <wp:positionH relativeFrom="column">
                    <wp:posOffset>425772</wp:posOffset>
                  </wp:positionH>
                  <wp:positionV relativeFrom="paragraph">
                    <wp:posOffset>41275</wp:posOffset>
                  </wp:positionV>
                  <wp:extent cx="1032510" cy="1049655"/>
                  <wp:effectExtent l="0" t="0" r="0" b="0"/>
                  <wp:wrapSquare wrapText="bothSides"/>
                  <wp:docPr id="2153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Afbeelding 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2510" cy="104965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rPr>
            </w:pPr>
            <w:r w:rsidRPr="0063570B">
              <w:rPr>
                <w:b/>
              </w:rPr>
              <w:t xml:space="preserve">Lithium ion battery, high voltage </w:t>
            </w:r>
            <w:r w:rsidRPr="0063570B">
              <w:rPr>
                <w:i/>
                <w:lang w:val="en-US"/>
              </w:rPr>
              <w:t xml:space="preserve"> </w:t>
            </w:r>
            <w:r w:rsidRPr="0063570B">
              <w:rPr>
                <w:i/>
                <w:highlight w:val="yellow"/>
                <w:lang w:val="en-US"/>
              </w:rPr>
              <w:t>Draft</w:t>
            </w:r>
          </w:p>
          <w:p w:rsidR="0063570B" w:rsidRPr="0063570B" w:rsidRDefault="0063570B" w:rsidP="00991043"/>
          <w:p w:rsidR="0063570B" w:rsidRPr="0063570B" w:rsidRDefault="0063570B" w:rsidP="00991043">
            <w:pPr>
              <w:rPr>
                <w:lang w:val="en-US"/>
              </w:rPr>
            </w:pPr>
            <w:r w:rsidRPr="0063570B">
              <w:rPr>
                <w:color w:val="000000"/>
                <w:lang w:val="en-US" w:eastAsia="nl-BE"/>
              </w:rPr>
              <w:t>Orange R/G/B: 255/165/0</w:t>
            </w:r>
          </w:p>
          <w:p w:rsidR="0063570B" w:rsidRPr="0063570B" w:rsidRDefault="0063570B" w:rsidP="00991043">
            <w:r w:rsidRPr="0063570B">
              <w:t>Black</w:t>
            </w:r>
          </w:p>
          <w:p w:rsidR="0063570B" w:rsidRPr="0063570B" w:rsidRDefault="0063570B" w:rsidP="00991043">
            <w:r w:rsidRPr="0063570B">
              <w:rPr>
                <w:u w:val="single"/>
                <w:lang w:val="en-US"/>
              </w:rPr>
              <w:t xml:space="preserve">Text: </w:t>
            </w:r>
            <w:r w:rsidRPr="0063570B">
              <w:rPr>
                <w:lang w:val="en-US"/>
              </w:rPr>
              <w:t>Arial rounded MT Bold</w:t>
            </w:r>
            <w:r w:rsidRPr="0063570B">
              <w:rPr>
                <w:u w:val="single"/>
                <w:lang w:val="en-US"/>
              </w:rPr>
              <w:t xml:space="preserve">  </w:t>
            </w:r>
          </w:p>
          <w:p w:rsidR="0063570B" w:rsidRPr="0063570B" w:rsidRDefault="0063570B" w:rsidP="00991043"/>
        </w:tc>
      </w:tr>
      <w:tr w:rsidR="0063570B" w:rsidRPr="0063570B" w:rsidTr="00991043">
        <w:trPr>
          <w:trHeight w:val="1418"/>
        </w:trPr>
        <w:tc>
          <w:tcPr>
            <w:tcW w:w="3258" w:type="dxa"/>
          </w:tcPr>
          <w:p w:rsidR="0063570B" w:rsidRPr="0063570B" w:rsidRDefault="0063570B" w:rsidP="00991043">
            <w:pPr>
              <w:rPr>
                <w:lang w:val="en-US"/>
              </w:rPr>
            </w:pPr>
            <w:r w:rsidRPr="0063570B">
              <w:rPr>
                <w:noProof/>
                <w:lang w:val="nl-BE" w:eastAsia="nl-BE"/>
              </w:rPr>
              <mc:AlternateContent>
                <mc:Choice Requires="wpg">
                  <w:drawing>
                    <wp:anchor distT="0" distB="0" distL="114300" distR="114300" simplePos="0" relativeHeight="251866624" behindDoc="0" locked="0" layoutInCell="1" allowOverlap="1" wp14:anchorId="0D75F045" wp14:editId="008F3F44">
                      <wp:simplePos x="0" y="0"/>
                      <wp:positionH relativeFrom="column">
                        <wp:posOffset>706120</wp:posOffset>
                      </wp:positionH>
                      <wp:positionV relativeFrom="paragraph">
                        <wp:posOffset>267335</wp:posOffset>
                      </wp:positionV>
                      <wp:extent cx="372110" cy="410210"/>
                      <wp:effectExtent l="0" t="0" r="27940" b="27940"/>
                      <wp:wrapNone/>
                      <wp:docPr id="41" name="Groupe 33"/>
                      <wp:cNvGraphicFramePr/>
                      <a:graphic xmlns:a="http://schemas.openxmlformats.org/drawingml/2006/main">
                        <a:graphicData uri="http://schemas.microsoft.com/office/word/2010/wordprocessingGroup">
                          <wpg:wgp>
                            <wpg:cNvGrpSpPr/>
                            <wpg:grpSpPr>
                              <a:xfrm>
                                <a:off x="0" y="0"/>
                                <a:ext cx="372110" cy="410210"/>
                                <a:chOff x="0" y="0"/>
                                <a:chExt cx="586466" cy="632992"/>
                              </a:xfrm>
                              <a:solidFill>
                                <a:srgbClr val="FFA500"/>
                              </a:solidFill>
                            </wpg:grpSpPr>
                            <wpg:grpSp>
                              <wpg:cNvPr id="42" name="Groupe 34"/>
                              <wpg:cNvGrpSpPr/>
                              <wpg:grpSpPr>
                                <a:xfrm>
                                  <a:off x="0" y="0"/>
                                  <a:ext cx="586466" cy="632992"/>
                                  <a:chOff x="0" y="0"/>
                                  <a:chExt cx="547734" cy="640556"/>
                                </a:xfrm>
                                <a:grpFill/>
                              </wpg:grpSpPr>
                              <wps:wsp>
                                <wps:cNvPr id="43" name="Rectangle à coins arrondis 37"/>
                                <wps:cNvSpPr/>
                                <wps:spPr>
                                  <a:xfrm>
                                    <a:off x="0" y="0"/>
                                    <a:ext cx="547734" cy="640556"/>
                                  </a:xfrm>
                                  <a:prstGeom prst="roundRect">
                                    <a:avLst/>
                                  </a:prstGeom>
                                  <a:solidFill>
                                    <a:srgbClr val="FFA500"/>
                                  </a:solidFill>
                                  <a:ln w="25400" cap="flat" cmpd="sng" algn="ctr">
                                    <a:solidFill>
                                      <a:sysClr val="windowText" lastClr="000000"/>
                                    </a:solidFill>
                                    <a:prstDash val="solid"/>
                                  </a:ln>
                                  <a:effectLst/>
                                </wps:spPr>
                                <wps:txbx>
                                  <w:txbxContent>
                                    <w:p w:rsidR="00CA1CD4" w:rsidRDefault="00CA1CD4" w:rsidP="0063570B"/>
                                  </w:txbxContent>
                                </wps:txbx>
                                <wps:bodyPr anchor="ctr"/>
                              </wps:wsp>
                              <wps:wsp>
                                <wps:cNvPr id="44" name="Connecteur droit 38"/>
                                <wps:cNvCnPr/>
                                <wps:spPr>
                                  <a:xfrm>
                                    <a:off x="7258" y="320278"/>
                                    <a:ext cx="151861" cy="0"/>
                                  </a:xfrm>
                                  <a:prstGeom prst="line">
                                    <a:avLst/>
                                  </a:prstGeom>
                                  <a:grpFill/>
                                  <a:ln w="19050" cap="flat" cmpd="sng" algn="ctr">
                                    <a:solidFill>
                                      <a:sysClr val="windowText" lastClr="000000"/>
                                    </a:solidFill>
                                    <a:prstDash val="solid"/>
                                  </a:ln>
                                  <a:effectLst/>
                                </wps:spPr>
                                <wps:bodyPr/>
                              </wps:wsp>
                              <wps:wsp>
                                <wps:cNvPr id="45" name="Connecteur droit 39"/>
                                <wps:cNvCnPr/>
                                <wps:spPr>
                                  <a:xfrm>
                                    <a:off x="167478" y="148256"/>
                                    <a:ext cx="0" cy="358833"/>
                                  </a:xfrm>
                                  <a:prstGeom prst="line">
                                    <a:avLst/>
                                  </a:prstGeom>
                                  <a:grpFill/>
                                  <a:ln w="19050" cap="flat" cmpd="sng" algn="ctr">
                                    <a:solidFill>
                                      <a:sysClr val="windowText" lastClr="000000"/>
                                    </a:solidFill>
                                    <a:prstDash val="solid"/>
                                  </a:ln>
                                  <a:effectLst/>
                                </wps:spPr>
                                <wps:bodyPr/>
                              </wps:wsp>
                              <wps:wsp>
                                <wps:cNvPr id="46" name="Connecteur droit 40"/>
                                <wps:cNvCnPr/>
                                <wps:spPr>
                                  <a:xfrm>
                                    <a:off x="383011" y="148256"/>
                                    <a:ext cx="0" cy="358833"/>
                                  </a:xfrm>
                                  <a:prstGeom prst="line">
                                    <a:avLst/>
                                  </a:prstGeom>
                                  <a:grpFill/>
                                  <a:ln w="19050" cap="flat" cmpd="sng" algn="ctr">
                                    <a:solidFill>
                                      <a:sysClr val="windowText" lastClr="000000"/>
                                    </a:solidFill>
                                    <a:prstDash val="solid"/>
                                  </a:ln>
                                  <a:effectLst/>
                                </wps:spPr>
                                <wps:bodyPr/>
                              </wps:wsp>
                            </wpg:grpSp>
                            <pic:pic xmlns:pic="http://schemas.openxmlformats.org/drawingml/2006/picture">
                              <pic:nvPicPr>
                                <pic:cNvPr id="47" name="Picture 2"/>
                                <pic:cNvPicPr>
                                  <a:picLocks noChangeAspect="1" noChangeArrowheads="1"/>
                                </pic:cNvPicPr>
                              </pic:nvPicPr>
                              <pic:blipFill rotWithShape="1">
                                <a:blip r:embed="rId40" cstate="print">
                                  <a:extLst/>
                                </a:blip>
                                <a:srcRect l="30900" t="61346" r="63739" b="19203"/>
                                <a:stretch/>
                              </pic:blipFill>
                              <pic:spPr bwMode="auto">
                                <a:xfrm>
                                  <a:off x="213840" y="107692"/>
                                  <a:ext cx="156663" cy="384672"/>
                                </a:xfrm>
                                <a:prstGeom prst="rect">
                                  <a:avLst/>
                                </a:prstGeom>
                                <a:grpFill/>
                                <a:ln>
                                  <a:noFill/>
                                </a:ln>
                                <a:effectLst/>
                                <a:extLst/>
                              </pic:spPr>
                            </pic:pic>
                            <wps:wsp>
                              <wps:cNvPr id="48" name="Connecteur droit 36"/>
                              <wps:cNvCnPr/>
                              <wps:spPr>
                                <a:xfrm>
                                  <a:off x="408410" y="316369"/>
                                  <a:ext cx="162600" cy="0"/>
                                </a:xfrm>
                                <a:prstGeom prst="line">
                                  <a:avLst/>
                                </a:prstGeom>
                                <a:grpFill/>
                                <a:ln w="19050" cap="flat" cmpd="sng" algn="ctr">
                                  <a:solidFill>
                                    <a:sysClr val="windowText" lastClr="000000"/>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w14:anchorId="0D75F045" id="Groupe 33" o:spid="_x0000_s1030" style="position:absolute;margin-left:55.6pt;margin-top:21.05pt;width:29.3pt;height:32.3pt;z-index:251866624;mso-width-relative:margin;mso-height-relative:margin" coordsize="5864,6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">
                      <v:group id="Groupe 34" o:spid="_x0000_s1031" style="position:absolute;width:5864;height:6329" coordsize="5477,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Rectangle à coins arrondis 37" o:spid="_x0000_s1032" style="position:absolute;width:5477;height:64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4BQsUA&#10;AADbAAAADwAAAGRycy9kb3ducmV2LnhtbESPT2sCMRTE74V+h/AKvdWstopsjSLS0noo/r14e2ye&#10;m6WblyVJd9dvb4SCx2FmfsPMFr2tRUs+VI4VDAcZCOLC6YpLBcfD58sURIjIGmvHpOBCARbzx4cZ&#10;5tp1vKN2H0uRIBxyVGBibHIpQ2HIYhi4hjh5Z+ctxiR9KbXHLsFtLUdZNpEWK04LBhtaGSp+939W&#10;wU872nx10vTr83BTbMc09h/Hk1LPT/3yHUSkPt7D/+1vreDtF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gFCxQAAANsAAAAPAAAAAAAAAAAAAAAAAJgCAABkcnMv&#10;ZG93bnJldi54bWxQSwUGAAAAAAQABAD1AAAAigMAAAAA&#10;" fillcolor="#ffa500" strokecolor="windowText" strokeweight="2pt">
                          <v:textbox>
                            <w:txbxContent>
                              <w:p w:rsidR="00CA1CD4" w:rsidRDefault="00CA1CD4" w:rsidP="0063570B"/>
                            </w:txbxContent>
                          </v:textbox>
                        </v:roundrect>
                        <v:line id="Connecteur droit 38" o:spid="_x0000_s1033" style="position:absolute;visibility:visible;mso-wrap-style:square" from="72,3202" to="1591,3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ic8UAAADbAAAADwAAAGRycy9kb3ducmV2LnhtbESPzWrDMBCE74G+g9hCb7Wc4ubHiWLc&#10;0oRCoFAn5LxYG9vEWhlLjd23jwqFHIeZ+YZZZ6NpxZV611hWMI1iEMSl1Q1XCo6H7fMChPPIGlvL&#10;pOCXHGSbh8kaU20H/qZr4SsRIOxSVFB736VSurImgy6yHXHwzrY36IPsK6l7HALctPIljmfSYMNh&#10;ocaO3msqL8WPUfBq3ub74bBbzvKPuSF/mi6+8q1ST49jvgLhafT38H/7UytIEvj7En6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Tic8UAAADbAAAADwAAAAAAAAAA&#10;AAAAAAChAgAAZHJzL2Rvd25yZXYueG1sUEsFBgAAAAAEAAQA+QAAAJMDAAAAAA==&#10;" strokecolor="windowText" strokeweight="1.5pt"/>
                        <v:line id="Connecteur droit 39" o:spid="_x0000_s1034" style="position:absolute;visibility:visible;mso-wrap-style:square" from="1674,1482" to="1674,5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H6MQAAADbAAAADwAAAGRycy9kb3ducmV2LnhtbESPQWvCQBSE70L/w/IKvZmNpVEbXUNa&#10;tAhCobF4fmRfk9Ds25Ddmvjvu4LgcZiZb5h1NppWnKl3jWUFsygGQVxa3XCl4Pu4my5BOI+ssbVM&#10;Ci7kINs8TNaYajvwF50LX4kAYZeigtr7LpXSlTUZdJHtiIP3Y3uDPsi+krrHIcBNK5/jeC4NNhwW&#10;auzovabyt/gzChLztjgMx4/Xeb5dGPKn2fIz3yn19DjmKxCeRn8P39p7reAlgeuX8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foxAAAANsAAAAPAAAAAAAAAAAA&#10;AAAAAKECAABkcnMvZG93bnJldi54bWxQSwUGAAAAAAQABAD5AAAAkgMAAAAA&#10;" strokecolor="windowText" strokeweight="1.5pt"/>
                        <v:line id="Connecteur droit 40" o:spid="_x0000_s1035" style="position:absolute;visibility:visible;mso-wrap-style:square" from="3830,1482" to="3830,5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rZn8QAAADbAAAADwAAAGRycy9kb3ducmV2LnhtbESPQWvCQBSE70L/w/IEb83GolFTV4lS&#10;i1Ao1BTPj+xrEsy+Ddmtif++KxQ8DjPzDbPeDqYRV+pcbVnBNIpBEBdW11wq+M4Pz0sQziNrbCyT&#10;ghs52G6eRmtMte35i64nX4oAYZeigsr7NpXSFRUZdJFtiYP3YzuDPsiulLrDPsBNI1/iOJEGaw4L&#10;Fba0r6i4nH6NgrnZLT76/H2VZG8LQ/48XX5mB6Um4yF7BeFp8I/wf/uoFcwSuH8JP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qtmfxAAAANsAAAAPAAAAAAAAAAAA&#10;AAAAAKECAABkcnMvZG93bnJldi54bWxQSwUGAAAAAAQABAD5AAAAkgMAAAAA&#10;" strokecolor="windowText" strokeweight="1.5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6" type="#_x0000_t75" style="position:absolute;left:2138;top:1076;width:1567;height:3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nEEvGAAAA2wAAAA8AAABkcnMvZG93bnJldi54bWxEj09Lw0AUxO+C32F5gje7qYh/YreltSja&#10;g2CaHrw9sq/ZkOzbsLumiZ/eFQSPw8z8hlmsRtuJgXxoHCuYzzIQxJXTDdcKyv3z1T2IEJE1do5J&#10;wUQBVsvzswXm2p34g4Yi1iJBOOSowMTY51KGypDFMHM9cfKOzluMSfpaao+nBLedvM6yW2mx4bRg&#10;sKcnQ1VbfFkF7fQwbF/eS/32XWw/D21pdn7aKHV5Ma4fQUQa43/4r/2qFdzcwe+X9APk8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cQS8YAAADbAAAADwAAAAAAAAAAAAAA&#10;AACfAgAAZHJzL2Rvd25yZXYueG1sUEsFBgAAAAAEAAQA9wAAAJIDAAAAAA==&#10;">
                        <v:imagedata r:id="rId41" o:title="" croptop="40204f" cropbottom="12585f" cropleft="20251f" cropright="41772f"/>
                      </v:shape>
                      <v:line id="Connecteur droit 36" o:spid="_x0000_s1037" style="position:absolute;visibility:visible;mso-wrap-style:square" from="4084,3163" to="5710,3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odsAAAADbAAAADwAAAGRycy9kb3ducmV2LnhtbERPTYvCMBC9C/6HMII3TZXVajVKXXQR&#10;hIVV8Tw0s23ZZlKaaOu/N4cFj4/3vd52phIPalxpWcFkHIEgzqwuOVdwvRxGCxDOI2usLJOCJznY&#10;bvq9NSbatvxDj7PPRQhhl6CCwvs6kdJlBRl0Y1sTB+7XNgZ9gE0udYNtCDeVnEbRXBosOTQUWNNn&#10;Qdnf+W4UzMwuPrWXr+U83ceG/G2y+E4PSg0HXboC4anzb/G/+6gVfISx4Uv4AXL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56HbAAAAA2wAAAA8AAAAAAAAAAAAAAAAA&#10;oQIAAGRycy9kb3ducmV2LnhtbFBLBQYAAAAABAAEAPkAAACOAwAAAAA=&#10;" strokecolor="windowText" strokeweight="1.5pt"/>
                    </v:group>
                  </w:pict>
                </mc:Fallback>
              </mc:AlternateContent>
            </w:r>
            <w:r w:rsidRPr="0063570B">
              <w:rPr>
                <w:noProof/>
                <w:lang w:val="nl-BE" w:eastAsia="nl-BE"/>
              </w:rPr>
              <mc:AlternateContent>
                <mc:Choice Requires="wps">
                  <w:drawing>
                    <wp:anchor distT="0" distB="0" distL="114300" distR="114300" simplePos="0" relativeHeight="251865600" behindDoc="0" locked="0" layoutInCell="1" allowOverlap="1" wp14:anchorId="127AD006" wp14:editId="0C8B3221">
                      <wp:simplePos x="0" y="0"/>
                      <wp:positionH relativeFrom="column">
                        <wp:posOffset>338455</wp:posOffset>
                      </wp:positionH>
                      <wp:positionV relativeFrom="paragraph">
                        <wp:posOffset>191135</wp:posOffset>
                      </wp:positionV>
                      <wp:extent cx="1068388" cy="558800"/>
                      <wp:effectExtent l="19050" t="19050" r="17780" b="12700"/>
                      <wp:wrapNone/>
                      <wp:docPr id="40" name="Rectangle à coins arrondis 3"/>
                      <wp:cNvGraphicFramePr/>
                      <a:graphic xmlns:a="http://schemas.openxmlformats.org/drawingml/2006/main">
                        <a:graphicData uri="http://schemas.microsoft.com/office/word/2010/wordprocessingShape">
                          <wps:wsp>
                            <wps:cNvSpPr/>
                            <wps:spPr>
                              <a:xfrm>
                                <a:off x="0" y="0"/>
                                <a:ext cx="1068388" cy="558800"/>
                              </a:xfrm>
                              <a:prstGeom prst="roundRect">
                                <a:avLst>
                                  <a:gd name="adj" fmla="val 0"/>
                                </a:avLst>
                              </a:prstGeom>
                              <a:solidFill>
                                <a:srgbClr val="FFA500"/>
                              </a:solidFill>
                              <a:ln w="38100" cap="flat" cmpd="sng" algn="ctr">
                                <a:solidFill>
                                  <a:sysClr val="windowText" lastClr="000000"/>
                                </a:solidFill>
                                <a:prstDash val="solid"/>
                              </a:ln>
                              <a:effectLst/>
                            </wps:spPr>
                            <wps:bodyPr anchor="ctr"/>
                          </wps:wsp>
                        </a:graphicData>
                      </a:graphic>
                    </wp:anchor>
                  </w:drawing>
                </mc:Choice>
                <mc:Fallback>
                  <w:pict>
                    <v:roundrect w14:anchorId="15A45BE7" id="Rectangle à coins arrondis 3" o:spid="_x0000_s1026" style="position:absolute;margin-left:26.65pt;margin-top:15.05pt;width:84.15pt;height:44pt;z-index:251865600;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" fillcolor="#ffa500" strokecolor="windowText" strokeweight="3pt"/>
                  </w:pict>
                </mc:Fallback>
              </mc:AlternateContent>
            </w:r>
          </w:p>
        </w:tc>
        <w:tc>
          <w:tcPr>
            <w:tcW w:w="7629" w:type="dxa"/>
          </w:tcPr>
          <w:p w:rsidR="0063570B" w:rsidRPr="0063570B" w:rsidRDefault="0063570B" w:rsidP="00991043">
            <w:pPr>
              <w:rPr>
                <w:b/>
                <w:lang w:val="en-US"/>
              </w:rPr>
            </w:pPr>
            <w:r w:rsidRPr="0063570B">
              <w:rPr>
                <w:b/>
              </w:rPr>
              <w:t xml:space="preserve">Ultra capacitor, high voltage </w:t>
            </w:r>
            <w:r w:rsidRPr="0063570B">
              <w:rPr>
                <w:i/>
                <w:lang w:val="en-US"/>
              </w:rPr>
              <w:t xml:space="preserve"> </w:t>
            </w:r>
            <w:r w:rsidRPr="0063570B">
              <w:rPr>
                <w:i/>
                <w:highlight w:val="yellow"/>
                <w:lang w:val="en-US"/>
              </w:rPr>
              <w:t>Draft</w:t>
            </w:r>
          </w:p>
          <w:p w:rsidR="0063570B" w:rsidRPr="0063570B" w:rsidRDefault="0063570B" w:rsidP="00991043">
            <w:pPr>
              <w:rPr>
                <w:b/>
                <w:lang w:val="en-US"/>
              </w:rPr>
            </w:pPr>
          </w:p>
          <w:p w:rsidR="0063570B" w:rsidRPr="0063570B" w:rsidRDefault="0063570B" w:rsidP="00991043">
            <w:pPr>
              <w:rPr>
                <w:lang w:val="en-US"/>
              </w:rPr>
            </w:pPr>
            <w:r w:rsidRPr="0063570B">
              <w:rPr>
                <w:color w:val="000000"/>
                <w:lang w:val="en-US" w:eastAsia="nl-BE"/>
              </w:rPr>
              <w:t>Orange R/G/B: 255/165/0</w:t>
            </w:r>
          </w:p>
          <w:p w:rsidR="0063570B" w:rsidRPr="0063570B" w:rsidRDefault="0063570B" w:rsidP="00991043">
            <w:pPr>
              <w:rPr>
                <w:color w:val="000000"/>
                <w:lang w:val="en-US" w:eastAsia="nl-BE"/>
              </w:rPr>
            </w:pPr>
            <w:r w:rsidRPr="0063570B">
              <w:rPr>
                <w:color w:val="000000"/>
                <w:lang w:val="en-US" w:eastAsia="nl-BE"/>
              </w:rPr>
              <w:t>Yellow R/G/B: 255/255/0</w:t>
            </w:r>
          </w:p>
          <w:p w:rsidR="0063570B" w:rsidRPr="0063570B" w:rsidRDefault="0063570B" w:rsidP="00991043">
            <w:pPr>
              <w:rPr>
                <w:lang w:val="en-US"/>
              </w:rPr>
            </w:pPr>
            <w:r w:rsidRPr="0063570B">
              <w:rPr>
                <w:lang w:val="en-US"/>
              </w:rPr>
              <w:t>Black</w:t>
            </w:r>
          </w:p>
        </w:tc>
      </w:tr>
      <w:tr w:rsidR="0063570B" w:rsidRPr="0063570B" w:rsidTr="00991043">
        <w:trPr>
          <w:trHeight w:val="1418"/>
        </w:trPr>
        <w:tc>
          <w:tcPr>
            <w:tcW w:w="3258" w:type="dxa"/>
          </w:tcPr>
          <w:p w:rsidR="0063570B" w:rsidRPr="0063570B" w:rsidRDefault="0063570B" w:rsidP="00991043">
            <w:pPr>
              <w:rPr>
                <w:noProof/>
                <w:lang w:val="en-US" w:eastAsia="en-US"/>
              </w:rPr>
            </w:pPr>
            <w:r w:rsidRPr="0063570B">
              <w:rPr>
                <w:noProof/>
                <w:lang w:val="nl-BE" w:eastAsia="nl-BE"/>
              </w:rPr>
              <w:drawing>
                <wp:anchor distT="0" distB="0" distL="114300" distR="114300" simplePos="0" relativeHeight="251918848" behindDoc="0" locked="0" layoutInCell="1" allowOverlap="1" wp14:anchorId="530EC097" wp14:editId="77FF4392">
                  <wp:simplePos x="0" y="0"/>
                  <wp:positionH relativeFrom="column">
                    <wp:posOffset>356235</wp:posOffset>
                  </wp:positionH>
                  <wp:positionV relativeFrom="paragraph">
                    <wp:posOffset>245110</wp:posOffset>
                  </wp:positionV>
                  <wp:extent cx="1204595" cy="401320"/>
                  <wp:effectExtent l="0" t="0" r="0" b="0"/>
                  <wp:wrapSquare wrapText="bothSides"/>
                  <wp:docPr id="19490" name="Afbeelding 19490" descr="http://upload.wikimedia.org/wikipedia/commons/thumb/4/4b/Inductor.svg/150px-Indu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b/Inductor.svg/150px-Inductor.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04595" cy="401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570B">
              <w:rPr>
                <w:noProof/>
                <w:lang w:val="nl-BE" w:eastAsia="nl-BE"/>
              </w:rPr>
              <mc:AlternateContent>
                <mc:Choice Requires="wps">
                  <w:drawing>
                    <wp:anchor distT="0" distB="0" distL="114300" distR="114300" simplePos="0" relativeHeight="251912704" behindDoc="0" locked="0" layoutInCell="1" allowOverlap="1" wp14:anchorId="16D030FA" wp14:editId="4BF3A0E4">
                      <wp:simplePos x="0" y="0"/>
                      <wp:positionH relativeFrom="column">
                        <wp:posOffset>285115</wp:posOffset>
                      </wp:positionH>
                      <wp:positionV relativeFrom="paragraph">
                        <wp:posOffset>313690</wp:posOffset>
                      </wp:positionV>
                      <wp:extent cx="1366520" cy="223520"/>
                      <wp:effectExtent l="0" t="0" r="24130" b="24130"/>
                      <wp:wrapNone/>
                      <wp:docPr id="11" name="Rechthoek 11"/>
                      <wp:cNvGraphicFramePr/>
                      <a:graphic xmlns:a="http://schemas.openxmlformats.org/drawingml/2006/main">
                        <a:graphicData uri="http://schemas.microsoft.com/office/word/2010/wordprocessingShape">
                          <wps:wsp>
                            <wps:cNvSpPr/>
                            <wps:spPr>
                              <a:xfrm>
                                <a:off x="0" y="0"/>
                                <a:ext cx="1366520" cy="223520"/>
                              </a:xfrm>
                              <a:prstGeom prst="rect">
                                <a:avLst/>
                              </a:prstGeom>
                              <a:solidFill>
                                <a:srgbClr val="FFA5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0CA16" id="Rechthoek 11" o:spid="_x0000_s1026" style="position:absolute;margin-left:22.45pt;margin-top:24.7pt;width:107.6pt;height:17.6pt;z-index:25191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" fillcolor="#ffa500" strokecolor="windowText" strokeweight="2pt"/>
                  </w:pict>
                </mc:Fallback>
              </mc:AlternateContent>
            </w:r>
          </w:p>
        </w:tc>
        <w:tc>
          <w:tcPr>
            <w:tcW w:w="7629" w:type="dxa"/>
          </w:tcPr>
          <w:p w:rsidR="0063570B" w:rsidRPr="0063570B" w:rsidRDefault="0063570B" w:rsidP="00991043">
            <w:r w:rsidRPr="0063570B">
              <w:rPr>
                <w:b/>
              </w:rPr>
              <w:t xml:space="preserve">Induction power (magnetic field) </w:t>
            </w:r>
            <w:r w:rsidRPr="0063570B">
              <w:t xml:space="preserve"> </w:t>
            </w:r>
            <w:r w:rsidRPr="0063570B">
              <w:rPr>
                <w:highlight w:val="yellow"/>
              </w:rPr>
              <w:t>Draft</w:t>
            </w:r>
          </w:p>
          <w:p w:rsidR="0063570B" w:rsidRPr="0063570B" w:rsidRDefault="0063570B" w:rsidP="00991043">
            <w:pPr>
              <w:rPr>
                <w:b/>
              </w:rPr>
            </w:pPr>
          </w:p>
          <w:p w:rsidR="0063570B" w:rsidRPr="0063570B" w:rsidRDefault="0063570B" w:rsidP="00991043">
            <w:pPr>
              <w:rPr>
                <w:color w:val="000000"/>
                <w:lang w:val="en-US" w:eastAsia="nl-BE"/>
              </w:rPr>
            </w:pPr>
            <w:r w:rsidRPr="0063570B">
              <w:rPr>
                <w:color w:val="000000"/>
                <w:lang w:val="en-US" w:eastAsia="nl-BE"/>
              </w:rPr>
              <w:t>Orange R/G/B: 255/165/0</w:t>
            </w:r>
            <w:r w:rsidRPr="0063570B">
              <w:rPr>
                <w:noProof/>
                <w:lang w:val="en-US" w:eastAsia="en-US"/>
              </w:rPr>
              <w:t xml:space="preserve"> </w:t>
            </w:r>
          </w:p>
          <w:p w:rsidR="0063570B" w:rsidRPr="0063570B" w:rsidRDefault="0063570B" w:rsidP="00991043">
            <w:r w:rsidRPr="0063570B">
              <w:t>Black</w:t>
            </w:r>
          </w:p>
        </w:tc>
      </w:tr>
      <w:tr w:rsidR="0063570B" w:rsidRPr="0063570B" w:rsidTr="00991043">
        <w:trPr>
          <w:trHeight w:val="1418"/>
        </w:trPr>
        <w:tc>
          <w:tcPr>
            <w:tcW w:w="3258" w:type="dxa"/>
          </w:tcPr>
          <w:p w:rsidR="0063570B" w:rsidRPr="0063570B" w:rsidRDefault="0063570B" w:rsidP="00991043">
            <w:pPr>
              <w:rPr>
                <w:noProof/>
                <w:lang w:val="nl-BE" w:eastAsia="nl-BE"/>
              </w:rPr>
            </w:pPr>
            <w:r w:rsidRPr="0063570B">
              <w:rPr>
                <w:noProof/>
                <w:lang w:val="nl-BE" w:eastAsia="nl-BE"/>
              </w:rPr>
              <w:drawing>
                <wp:anchor distT="0" distB="0" distL="114300" distR="114300" simplePos="0" relativeHeight="251970048" behindDoc="0" locked="0" layoutInCell="1" allowOverlap="1" wp14:anchorId="5C701BE6" wp14:editId="53EB34EC">
                  <wp:simplePos x="0" y="0"/>
                  <wp:positionH relativeFrom="column">
                    <wp:posOffset>492192</wp:posOffset>
                  </wp:positionH>
                  <wp:positionV relativeFrom="paragraph">
                    <wp:posOffset>76200</wp:posOffset>
                  </wp:positionV>
                  <wp:extent cx="926311" cy="857183"/>
                  <wp:effectExtent l="0" t="0" r="7620" b="635"/>
                  <wp:wrapSquare wrapText="bothSides"/>
                  <wp:docPr id="235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6311" cy="857183"/>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lang w:val="en-US"/>
              </w:rPr>
            </w:pPr>
            <w:r w:rsidRPr="0063570B">
              <w:rPr>
                <w:b/>
                <w:lang w:val="en-US"/>
              </w:rPr>
              <w:t xml:space="preserve">Use water to extinguish </w:t>
            </w:r>
            <w:r w:rsidRPr="0063570B">
              <w:rPr>
                <w:i/>
                <w:lang w:val="en-US"/>
              </w:rPr>
              <w:t xml:space="preserve"> </w:t>
            </w:r>
            <w:r w:rsidRPr="0063570B">
              <w:rPr>
                <w:i/>
                <w:highlight w:val="yellow"/>
                <w:lang w:val="en-US"/>
              </w:rPr>
              <w:t>Draft</w:t>
            </w:r>
          </w:p>
          <w:p w:rsidR="0063570B" w:rsidRPr="0063570B" w:rsidRDefault="0063570B" w:rsidP="00991043">
            <w:pPr>
              <w:rPr>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pPr>
              <w:rPr>
                <w:lang w:val="en-US"/>
              </w:rPr>
            </w:pPr>
            <w:r w:rsidRPr="0063570B">
              <w:t>White</w:t>
            </w:r>
          </w:p>
        </w:tc>
      </w:tr>
      <w:tr w:rsidR="0063570B" w:rsidRPr="0063570B" w:rsidTr="00991043">
        <w:trPr>
          <w:trHeight w:val="1418"/>
        </w:trPr>
        <w:tc>
          <w:tcPr>
            <w:tcW w:w="3258" w:type="dxa"/>
          </w:tcPr>
          <w:p w:rsidR="0063570B" w:rsidRPr="0063570B" w:rsidRDefault="0063570B" w:rsidP="00991043">
            <w:pPr>
              <w:rPr>
                <w:noProof/>
                <w:lang w:val="en-US" w:eastAsia="nl-BE"/>
              </w:rPr>
            </w:pPr>
            <w:r w:rsidRPr="0063570B">
              <w:rPr>
                <w:noProof/>
                <w:lang w:val="nl-BE" w:eastAsia="nl-BE"/>
              </w:rPr>
              <w:drawing>
                <wp:anchor distT="0" distB="0" distL="114300" distR="114300" simplePos="0" relativeHeight="251971072" behindDoc="0" locked="0" layoutInCell="1" allowOverlap="1" wp14:anchorId="015A30EF" wp14:editId="7C13E337">
                  <wp:simplePos x="0" y="0"/>
                  <wp:positionH relativeFrom="column">
                    <wp:posOffset>551683</wp:posOffset>
                  </wp:positionH>
                  <wp:positionV relativeFrom="paragraph">
                    <wp:posOffset>133540</wp:posOffset>
                  </wp:positionV>
                  <wp:extent cx="868045" cy="840105"/>
                  <wp:effectExtent l="0" t="0" r="8255" b="0"/>
                  <wp:wrapSquare wrapText="bothSides"/>
                  <wp:docPr id="235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8045" cy="84010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lang w:val="en-US"/>
              </w:rPr>
            </w:pPr>
            <w:r w:rsidRPr="0063570B">
              <w:rPr>
                <w:b/>
                <w:lang w:val="en-US"/>
              </w:rPr>
              <w:t xml:space="preserve">Don’t use water to  extinguish  </w:t>
            </w:r>
            <w:r w:rsidRPr="0063570B">
              <w:rPr>
                <w:i/>
                <w:lang w:val="en-US"/>
              </w:rPr>
              <w:t xml:space="preserve"> </w:t>
            </w:r>
            <w:r w:rsidRPr="0063570B">
              <w:rPr>
                <w:i/>
                <w:highlight w:val="yellow"/>
                <w:lang w:val="en-US"/>
              </w:rPr>
              <w:t>Draft</w:t>
            </w:r>
          </w:p>
          <w:p w:rsidR="0063570B" w:rsidRPr="0063570B" w:rsidRDefault="0063570B" w:rsidP="00991043">
            <w:pPr>
              <w:rPr>
                <w:b/>
                <w:lang w:val="en-US"/>
              </w:rPr>
            </w:pPr>
          </w:p>
          <w:p w:rsidR="0063570B" w:rsidRPr="0063570B" w:rsidRDefault="0063570B" w:rsidP="00991043">
            <w:pPr>
              <w:rPr>
                <w:lang w:val="en-US"/>
              </w:rPr>
            </w:pPr>
            <w:r w:rsidRPr="0063570B">
              <w:rPr>
                <w:lang w:val="en-US"/>
              </w:rPr>
              <w:t>Red R/G/B: 255/0/0</w:t>
            </w:r>
          </w:p>
          <w:p w:rsidR="0063570B" w:rsidRDefault="0063570B" w:rsidP="00991043">
            <w:pPr>
              <w:rPr>
                <w:lang w:val="en-US"/>
              </w:rPr>
            </w:pPr>
            <w:r w:rsidRPr="0063570B">
              <w:rPr>
                <w:lang w:val="en-US"/>
              </w:rPr>
              <w:t>White</w:t>
            </w:r>
          </w:p>
          <w:p w:rsidR="003D2325" w:rsidRDefault="003D2325" w:rsidP="00991043">
            <w:pPr>
              <w:rPr>
                <w:lang w:val="en-US"/>
              </w:rPr>
            </w:pPr>
          </w:p>
          <w:p w:rsidR="003D2325" w:rsidRDefault="003D2325" w:rsidP="00991043">
            <w:pPr>
              <w:rPr>
                <w:lang w:val="en-US"/>
              </w:rPr>
            </w:pPr>
          </w:p>
          <w:p w:rsidR="003D2325" w:rsidRPr="0063570B" w:rsidRDefault="003D2325" w:rsidP="00991043">
            <w:pPr>
              <w:rPr>
                <w:b/>
                <w:lang w:val="en-US"/>
              </w:rPr>
            </w:pPr>
          </w:p>
        </w:tc>
      </w:tr>
      <w:tr w:rsidR="0063570B" w:rsidRPr="0063570B" w:rsidTr="00991043">
        <w:trPr>
          <w:trHeight w:val="1418"/>
        </w:trPr>
        <w:tc>
          <w:tcPr>
            <w:tcW w:w="3258" w:type="dxa"/>
          </w:tcPr>
          <w:p w:rsidR="0063570B" w:rsidRPr="0063570B" w:rsidRDefault="0063570B" w:rsidP="00991043">
            <w:pPr>
              <w:rPr>
                <w:noProof/>
                <w:lang w:val="en-US" w:eastAsia="nl-BE"/>
              </w:rPr>
            </w:pPr>
            <w:r w:rsidRPr="0063570B">
              <w:rPr>
                <w:noProof/>
                <w:lang w:val="nl-BE" w:eastAsia="nl-BE"/>
              </w:rPr>
              <w:drawing>
                <wp:anchor distT="0" distB="0" distL="114300" distR="114300" simplePos="0" relativeHeight="251972096" behindDoc="0" locked="0" layoutInCell="1" allowOverlap="1" wp14:anchorId="22009D22" wp14:editId="0C98F2CD">
                  <wp:simplePos x="0" y="0"/>
                  <wp:positionH relativeFrom="column">
                    <wp:posOffset>439997</wp:posOffset>
                  </wp:positionH>
                  <wp:positionV relativeFrom="paragraph">
                    <wp:posOffset>75062</wp:posOffset>
                  </wp:positionV>
                  <wp:extent cx="1044638" cy="1009650"/>
                  <wp:effectExtent l="0" t="0" r="3175" b="0"/>
                  <wp:wrapSquare wrapText="bothSides"/>
                  <wp:docPr id="235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4638" cy="10096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lang w:val="en-US"/>
              </w:rPr>
            </w:pPr>
            <w:r w:rsidRPr="0063570B">
              <w:rPr>
                <w:b/>
                <w:lang w:val="en-US"/>
              </w:rPr>
              <w:t xml:space="preserve">Use CAFS </w:t>
            </w:r>
            <w:r w:rsidRPr="0063570B">
              <w:rPr>
                <w:i/>
                <w:lang w:val="en-US"/>
              </w:rPr>
              <w:t xml:space="preserve"> </w:t>
            </w:r>
            <w:r w:rsidRPr="0063570B">
              <w:rPr>
                <w:i/>
                <w:highlight w:val="yellow"/>
                <w:lang w:val="en-US"/>
              </w:rPr>
              <w:t>Draft</w:t>
            </w:r>
          </w:p>
          <w:p w:rsidR="0063570B" w:rsidRPr="0063570B" w:rsidRDefault="0063570B" w:rsidP="00991043">
            <w:pPr>
              <w:rPr>
                <w:b/>
                <w:lang w:val="en-US"/>
              </w:rPr>
            </w:pPr>
            <w:r w:rsidRPr="0063570B">
              <w:rPr>
                <w:b/>
                <w:lang w:val="en-US"/>
              </w:rPr>
              <w:t xml:space="preserve">Compessed Air Foam System </w:t>
            </w:r>
          </w:p>
          <w:p w:rsidR="0063570B" w:rsidRPr="0063570B" w:rsidRDefault="0063570B" w:rsidP="00991043">
            <w:pPr>
              <w:rPr>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086B43" w:rsidRDefault="0063570B" w:rsidP="00991043">
            <w:r w:rsidRPr="0063570B">
              <w:t>White</w:t>
            </w:r>
          </w:p>
          <w:p w:rsidR="00086B43" w:rsidRPr="0063570B" w:rsidRDefault="00086B43" w:rsidP="00991043">
            <w:pPr>
              <w:rPr>
                <w:b/>
                <w:lang w:val="en-US"/>
              </w:rPr>
            </w:pPr>
          </w:p>
        </w:tc>
      </w:tr>
      <w:tr w:rsidR="0063570B" w:rsidRPr="0063570B" w:rsidTr="00991043">
        <w:trPr>
          <w:trHeight w:val="1418"/>
        </w:trPr>
        <w:tc>
          <w:tcPr>
            <w:tcW w:w="3258" w:type="dxa"/>
          </w:tcPr>
          <w:p w:rsidR="0063570B" w:rsidRPr="0063570B" w:rsidRDefault="0063570B" w:rsidP="00991043">
            <w:pPr>
              <w:rPr>
                <w:noProof/>
                <w:lang w:val="en-US" w:eastAsia="nl-BE"/>
              </w:rPr>
            </w:pPr>
            <w:r w:rsidRPr="0063570B">
              <w:rPr>
                <w:noProof/>
                <w:lang w:val="nl-BE" w:eastAsia="nl-BE"/>
              </w:rPr>
              <w:drawing>
                <wp:anchor distT="0" distB="0" distL="114300" distR="114300" simplePos="0" relativeHeight="251973120" behindDoc="0" locked="0" layoutInCell="1" allowOverlap="1" wp14:anchorId="62A766F5" wp14:editId="4B259F98">
                  <wp:simplePos x="0" y="0"/>
                  <wp:positionH relativeFrom="column">
                    <wp:posOffset>447040</wp:posOffset>
                  </wp:positionH>
                  <wp:positionV relativeFrom="paragraph">
                    <wp:posOffset>57150</wp:posOffset>
                  </wp:positionV>
                  <wp:extent cx="1097915" cy="1079500"/>
                  <wp:effectExtent l="0" t="0" r="6985" b="6350"/>
                  <wp:wrapSquare wrapText="bothSides"/>
                  <wp:docPr id="23569" name="Afbeelding 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7915" cy="1079500"/>
                          </a:xfrm>
                          <a:prstGeom prst="rect">
                            <a:avLst/>
                          </a:prstGeom>
                          <a:noFill/>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lang w:val="en-US"/>
              </w:rPr>
            </w:pPr>
            <w:r w:rsidRPr="0063570B">
              <w:rPr>
                <w:b/>
                <w:lang w:val="en-US"/>
              </w:rPr>
              <w:t xml:space="preserve">Do not break open </w:t>
            </w:r>
            <w:r w:rsidRPr="0063570B">
              <w:rPr>
                <w:i/>
                <w:lang w:val="en-US"/>
              </w:rPr>
              <w:t xml:space="preserve"> </w:t>
            </w:r>
            <w:r w:rsidRPr="0063570B">
              <w:rPr>
                <w:i/>
                <w:highlight w:val="yellow"/>
                <w:lang w:val="en-US"/>
              </w:rPr>
              <w:t>Draft</w:t>
            </w:r>
          </w:p>
          <w:p w:rsidR="0063570B" w:rsidRPr="0063570B" w:rsidRDefault="0063570B" w:rsidP="00991043">
            <w:pPr>
              <w:rPr>
                <w:b/>
                <w:lang w:val="en-US"/>
              </w:rPr>
            </w:pPr>
          </w:p>
          <w:p w:rsidR="0063570B" w:rsidRPr="0063570B" w:rsidRDefault="0063570B" w:rsidP="00991043">
            <w:pPr>
              <w:rPr>
                <w:lang w:val="en-US"/>
              </w:rPr>
            </w:pPr>
            <w:r w:rsidRPr="0063570B">
              <w:rPr>
                <w:lang w:val="en-US"/>
              </w:rPr>
              <w:t>Red R/G/B: 255/0/0</w:t>
            </w:r>
          </w:p>
          <w:p w:rsidR="0063570B" w:rsidRPr="0063570B" w:rsidRDefault="0063570B" w:rsidP="00991043">
            <w:pPr>
              <w:rPr>
                <w:b/>
                <w:lang w:val="en-US"/>
              </w:rPr>
            </w:pPr>
            <w:r w:rsidRPr="0063570B">
              <w:rPr>
                <w:lang w:val="nl-BE"/>
              </w:rPr>
              <w:t>White</w:t>
            </w:r>
          </w:p>
        </w:tc>
      </w:tr>
      <w:tr w:rsidR="0063570B" w:rsidRPr="0063570B" w:rsidTr="00991043">
        <w:trPr>
          <w:trHeight w:val="1418"/>
        </w:trPr>
        <w:tc>
          <w:tcPr>
            <w:tcW w:w="3258" w:type="dxa"/>
          </w:tcPr>
          <w:p w:rsidR="0063570B" w:rsidRPr="0063570B" w:rsidRDefault="0063570B" w:rsidP="00991043">
            <w:pPr>
              <w:rPr>
                <w:noProof/>
                <w:lang w:val="en-US" w:eastAsia="en-US"/>
              </w:rPr>
            </w:pPr>
            <w:r w:rsidRPr="0063570B">
              <w:rPr>
                <w:noProof/>
                <w:lang w:val="nl-BE" w:eastAsia="nl-BE"/>
              </w:rPr>
              <w:drawing>
                <wp:anchor distT="0" distB="0" distL="114300" distR="114300" simplePos="0" relativeHeight="251974144" behindDoc="0" locked="0" layoutInCell="1" allowOverlap="1" wp14:anchorId="7D6854D8" wp14:editId="268BDF60">
                  <wp:simplePos x="0" y="0"/>
                  <wp:positionH relativeFrom="column">
                    <wp:posOffset>544583</wp:posOffset>
                  </wp:positionH>
                  <wp:positionV relativeFrom="paragraph">
                    <wp:posOffset>189</wp:posOffset>
                  </wp:positionV>
                  <wp:extent cx="965835" cy="895350"/>
                  <wp:effectExtent l="0" t="0" r="0" b="0"/>
                  <wp:wrapSquare wrapText="bothSides"/>
                  <wp:docPr id="23570" name="Afbeelding 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65835" cy="895350"/>
                          </a:xfrm>
                          <a:prstGeom prst="rect">
                            <a:avLst/>
                          </a:prstGeom>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rPr>
            </w:pPr>
            <w:r w:rsidRPr="0063570B">
              <w:rPr>
                <w:b/>
              </w:rPr>
              <w:t xml:space="preserve">Use heat Camera </w:t>
            </w:r>
            <w:r w:rsidRPr="0063570B">
              <w:rPr>
                <w:i/>
                <w:lang w:val="en-US"/>
              </w:rPr>
              <w:t xml:space="preserve"> </w:t>
            </w:r>
            <w:r w:rsidRPr="0063570B">
              <w:rPr>
                <w:i/>
                <w:highlight w:val="yellow"/>
                <w:lang w:val="en-US"/>
              </w:rPr>
              <w:t>Draft</w:t>
            </w:r>
            <w:r w:rsidRPr="0063570B">
              <w:rPr>
                <w:i/>
                <w:lang w:val="en-US"/>
              </w:rPr>
              <w:t xml:space="preserve"> </w:t>
            </w:r>
          </w:p>
          <w:p w:rsidR="0063570B" w:rsidRPr="0063570B" w:rsidRDefault="0063570B" w:rsidP="00991043"/>
          <w:p w:rsidR="0063570B" w:rsidRPr="0063570B" w:rsidRDefault="0063570B" w:rsidP="00991043">
            <w:r w:rsidRPr="0063570B">
              <w:t>Blue R/G/B: 56/93/138</w:t>
            </w:r>
          </w:p>
          <w:p w:rsidR="0063570B" w:rsidRPr="0063570B" w:rsidRDefault="0063570B" w:rsidP="00991043">
            <w:r w:rsidRPr="0063570B">
              <w:t>White</w:t>
            </w:r>
            <w:bookmarkStart w:id="1" w:name="_GoBack"/>
            <w:bookmarkEnd w:id="1"/>
          </w:p>
        </w:tc>
      </w:tr>
      <w:tr w:rsidR="0063570B" w:rsidRPr="0063570B" w:rsidTr="00991043">
        <w:trPr>
          <w:trHeight w:val="1418"/>
        </w:trPr>
        <w:tc>
          <w:tcPr>
            <w:tcW w:w="3258" w:type="dxa"/>
          </w:tcPr>
          <w:p w:rsidR="0063570B" w:rsidRPr="0063570B" w:rsidRDefault="0063570B" w:rsidP="00991043">
            <w:pPr>
              <w:rPr>
                <w:noProof/>
                <w:lang w:val="nl-BE" w:eastAsia="nl-BE"/>
              </w:rPr>
            </w:pPr>
            <w:r w:rsidRPr="0063570B">
              <w:rPr>
                <w:noProof/>
                <w:lang w:val="nl-BE" w:eastAsia="nl-BE"/>
              </w:rPr>
              <w:drawing>
                <wp:anchor distT="0" distB="0" distL="114300" distR="114300" simplePos="0" relativeHeight="251922944" behindDoc="0" locked="0" layoutInCell="1" allowOverlap="1" wp14:anchorId="5F0537EB" wp14:editId="663F2E9A">
                  <wp:simplePos x="0" y="0"/>
                  <wp:positionH relativeFrom="column">
                    <wp:posOffset>539371</wp:posOffset>
                  </wp:positionH>
                  <wp:positionV relativeFrom="paragraph">
                    <wp:posOffset>371</wp:posOffset>
                  </wp:positionV>
                  <wp:extent cx="1017905" cy="1007745"/>
                  <wp:effectExtent l="0" t="0" r="0" b="1905"/>
                  <wp:wrapSquare wrapText="bothSides"/>
                  <wp:docPr id="235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7905" cy="100774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lang w:val="en-US"/>
              </w:rPr>
            </w:pPr>
            <w:r w:rsidRPr="0063570B">
              <w:rPr>
                <w:b/>
                <w:lang w:val="en-US"/>
              </w:rPr>
              <w:t>Disassembly only allowed</w:t>
            </w:r>
          </w:p>
          <w:p w:rsidR="0063570B" w:rsidRPr="0063570B" w:rsidRDefault="0063570B" w:rsidP="00991043">
            <w:pPr>
              <w:rPr>
                <w:b/>
                <w:lang w:val="en-US"/>
              </w:rPr>
            </w:pPr>
            <w:r w:rsidRPr="0063570B">
              <w:rPr>
                <w:b/>
                <w:lang w:val="en-US"/>
              </w:rPr>
              <w:t xml:space="preserve">by qualified persons </w:t>
            </w:r>
            <w:r w:rsidRPr="0063570B">
              <w:rPr>
                <w:i/>
                <w:lang w:val="en-US"/>
              </w:rPr>
              <w:t xml:space="preserve"> </w:t>
            </w:r>
            <w:r w:rsidRPr="0063570B">
              <w:rPr>
                <w:i/>
                <w:highlight w:val="yellow"/>
                <w:lang w:val="en-US"/>
              </w:rPr>
              <w:t>Draft</w:t>
            </w: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pPr>
              <w:rPr>
                <w:b/>
                <w:lang w:val="en-US"/>
              </w:rPr>
            </w:pPr>
            <w:r w:rsidRPr="0063570B">
              <w:t>White</w:t>
            </w:r>
          </w:p>
        </w:tc>
      </w:tr>
      <w:tr w:rsidR="0063570B" w:rsidRPr="0063570B" w:rsidTr="00991043">
        <w:trPr>
          <w:trHeight w:val="1418"/>
        </w:trPr>
        <w:tc>
          <w:tcPr>
            <w:tcW w:w="3258" w:type="dxa"/>
          </w:tcPr>
          <w:p w:rsidR="0063570B" w:rsidRPr="0063570B" w:rsidRDefault="0063570B" w:rsidP="00991043">
            <w:pPr>
              <w:rPr>
                <w:lang w:val="en-US"/>
              </w:rPr>
            </w:pPr>
            <w:r w:rsidRPr="0063570B">
              <w:rPr>
                <w:noProof/>
                <w:lang w:val="nl-BE" w:eastAsia="nl-BE"/>
              </w:rPr>
              <w:drawing>
                <wp:anchor distT="0" distB="0" distL="114300" distR="114300" simplePos="0" relativeHeight="251872768" behindDoc="0" locked="0" layoutInCell="1" allowOverlap="1" wp14:anchorId="20EBA9EE" wp14:editId="0BE2DD17">
                  <wp:simplePos x="0" y="0"/>
                  <wp:positionH relativeFrom="column">
                    <wp:posOffset>584587</wp:posOffset>
                  </wp:positionH>
                  <wp:positionV relativeFrom="paragraph">
                    <wp:posOffset>62675</wp:posOffset>
                  </wp:positionV>
                  <wp:extent cx="867410" cy="755650"/>
                  <wp:effectExtent l="0" t="0" r="8890" b="6350"/>
                  <wp:wrapSquare wrapText="bothSides"/>
                  <wp:docPr id="23573" name="Picture 79" descr="7010-w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 name="Picture 79" descr="7010-w012"/>
                          <pic:cNvPicPr preferRelativeResize="0">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7410" cy="7556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i/>
                <w:lang w:val="en-US"/>
              </w:rPr>
            </w:pPr>
            <w:r w:rsidRPr="0063570B">
              <w:rPr>
                <w:b/>
                <w:lang w:val="en-US"/>
              </w:rPr>
              <w:t xml:space="preserve">Danger electricity/electric shock </w:t>
            </w:r>
            <w:r w:rsidRPr="0063570B">
              <w:rPr>
                <w:bCs/>
                <w:lang w:val="en-US"/>
              </w:rPr>
              <w:t xml:space="preserve"> </w:t>
            </w:r>
            <w:r w:rsidRPr="0063570B">
              <w:rPr>
                <w:bCs/>
                <w:i/>
                <w:lang w:val="en-US"/>
              </w:rPr>
              <w:t>ISO 7010</w:t>
            </w: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Yellow R/G/B: 255/255/0</w:t>
            </w:r>
          </w:p>
          <w:p w:rsidR="0063570B" w:rsidRPr="0063570B" w:rsidRDefault="0063570B" w:rsidP="00991043">
            <w:pPr>
              <w:rPr>
                <w:lang w:val="en-US"/>
              </w:rPr>
            </w:pPr>
            <w:r w:rsidRPr="0063570B">
              <w:rPr>
                <w:color w:val="000000"/>
                <w:lang w:val="en-US" w:eastAsia="nl-BE"/>
              </w:rPr>
              <w:t>Black</w:t>
            </w:r>
          </w:p>
        </w:tc>
      </w:tr>
      <w:tr w:rsidR="0063570B" w:rsidRPr="0063570B" w:rsidTr="00991043">
        <w:trPr>
          <w:trHeight w:val="1418"/>
        </w:trPr>
        <w:tc>
          <w:tcPr>
            <w:tcW w:w="3258" w:type="dxa"/>
          </w:tcPr>
          <w:p w:rsidR="0063570B" w:rsidRPr="0063570B" w:rsidRDefault="0063570B" w:rsidP="00991043">
            <w:r w:rsidRPr="0063570B">
              <w:rPr>
                <w:noProof/>
                <w:lang w:val="nl-BE" w:eastAsia="nl-BE"/>
              </w:rPr>
              <w:drawing>
                <wp:anchor distT="0" distB="0" distL="114300" distR="114300" simplePos="0" relativeHeight="251923968" behindDoc="0" locked="0" layoutInCell="1" allowOverlap="1" wp14:anchorId="194875BA" wp14:editId="0BD92728">
                  <wp:simplePos x="0" y="0"/>
                  <wp:positionH relativeFrom="column">
                    <wp:posOffset>554355</wp:posOffset>
                  </wp:positionH>
                  <wp:positionV relativeFrom="paragraph">
                    <wp:posOffset>11430</wp:posOffset>
                  </wp:positionV>
                  <wp:extent cx="899795" cy="791845"/>
                  <wp:effectExtent l="0" t="0" r="0" b="8255"/>
                  <wp:wrapSquare wrapText="bothSides"/>
                  <wp:docPr id="23576" name="Afbeelding 1" descr="Batterij lekkage (bordj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tterij lekkage (bordj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99795" cy="7918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i/>
                <w:lang w:val="en-US"/>
              </w:rPr>
            </w:pPr>
            <w:r w:rsidRPr="0063570B">
              <w:rPr>
                <w:b/>
                <w:lang w:val="en-US"/>
              </w:rPr>
              <w:t xml:space="preserve">Battery hazard </w:t>
            </w:r>
            <w:r w:rsidRPr="0063570B">
              <w:rPr>
                <w:bCs/>
                <w:lang w:val="en-US"/>
              </w:rPr>
              <w:t xml:space="preserve"> </w:t>
            </w:r>
            <w:r w:rsidRPr="0063570B">
              <w:rPr>
                <w:bCs/>
                <w:i/>
                <w:lang w:val="en-US"/>
              </w:rPr>
              <w:t>ISO 7010</w:t>
            </w: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Yellow R/G/B: 255/255/0</w:t>
            </w:r>
          </w:p>
          <w:p w:rsidR="0063570B" w:rsidRPr="0063570B" w:rsidRDefault="0063570B" w:rsidP="00991043">
            <w:r w:rsidRPr="0063570B">
              <w:rPr>
                <w:color w:val="000000"/>
                <w:lang w:val="nl-BE" w:eastAsia="nl-BE"/>
              </w:rPr>
              <w:t>Black</w:t>
            </w:r>
          </w:p>
        </w:tc>
      </w:tr>
      <w:tr w:rsidR="0063570B" w:rsidRPr="0063570B" w:rsidTr="00991043">
        <w:trPr>
          <w:trHeight w:val="1418"/>
        </w:trPr>
        <w:tc>
          <w:tcPr>
            <w:tcW w:w="3258" w:type="dxa"/>
          </w:tcPr>
          <w:p w:rsidR="0063570B" w:rsidRPr="0063570B" w:rsidRDefault="0063570B" w:rsidP="00991043">
            <w:r w:rsidRPr="0063570B">
              <w:rPr>
                <w:noProof/>
                <w:lang w:val="nl-BE" w:eastAsia="nl-BE"/>
              </w:rPr>
              <w:drawing>
                <wp:anchor distT="0" distB="0" distL="114300" distR="114300" simplePos="0" relativeHeight="251960832" behindDoc="0" locked="0" layoutInCell="1" allowOverlap="1" wp14:anchorId="24BFE10E" wp14:editId="7029A06A">
                  <wp:simplePos x="0" y="0"/>
                  <wp:positionH relativeFrom="column">
                    <wp:posOffset>527627</wp:posOffset>
                  </wp:positionH>
                  <wp:positionV relativeFrom="paragraph">
                    <wp:posOffset>92834</wp:posOffset>
                  </wp:positionV>
                  <wp:extent cx="900000" cy="792000"/>
                  <wp:effectExtent l="0" t="0" r="0" b="8255"/>
                  <wp:wrapSquare wrapText="bothSides"/>
                  <wp:docPr id="23578" name="Afbeelding 235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27586"/>
                          <a:stretch/>
                        </pic:blipFill>
                        <pic:spPr bwMode="auto">
                          <a:xfrm>
                            <a:off x="0" y="0"/>
                            <a:ext cx="900000" cy="79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570B" w:rsidRPr="0063570B" w:rsidRDefault="0063570B" w:rsidP="00991043"/>
          <w:p w:rsidR="0063570B" w:rsidRPr="0063570B" w:rsidRDefault="0063570B" w:rsidP="00991043"/>
          <w:p w:rsidR="0063570B" w:rsidRPr="0063570B" w:rsidRDefault="0063570B" w:rsidP="00991043"/>
          <w:p w:rsidR="0063570B" w:rsidRPr="0063570B" w:rsidRDefault="0063570B" w:rsidP="00991043"/>
          <w:p w:rsidR="0063570B" w:rsidRPr="0063570B" w:rsidRDefault="0063570B" w:rsidP="00991043"/>
          <w:p w:rsidR="0063570B" w:rsidRPr="0063570B" w:rsidRDefault="0063570B" w:rsidP="00991043"/>
        </w:tc>
        <w:tc>
          <w:tcPr>
            <w:tcW w:w="7629" w:type="dxa"/>
          </w:tcPr>
          <w:p w:rsidR="0063570B" w:rsidRPr="0063570B" w:rsidRDefault="0063570B" w:rsidP="00991043">
            <w:r w:rsidRPr="0063570B">
              <w:rPr>
                <w:b/>
              </w:rPr>
              <w:t>Magnetic field</w:t>
            </w:r>
            <w:r w:rsidRPr="0063570B">
              <w:t xml:space="preserve"> (e.g. induction power) </w:t>
            </w:r>
            <w:r w:rsidRPr="0063570B">
              <w:rPr>
                <w:bCs/>
                <w:i/>
                <w:lang w:val="en-US"/>
              </w:rPr>
              <w:t xml:space="preserve"> ISO 7010</w:t>
            </w:r>
          </w:p>
          <w:p w:rsidR="0063570B" w:rsidRPr="0063570B" w:rsidRDefault="0063570B" w:rsidP="00991043"/>
          <w:p w:rsidR="0063570B" w:rsidRPr="0063570B" w:rsidRDefault="0063570B" w:rsidP="00991043">
            <w:pPr>
              <w:rPr>
                <w:lang w:val="en-US"/>
              </w:rPr>
            </w:pPr>
            <w:r w:rsidRPr="0063570B">
              <w:rPr>
                <w:lang w:val="en-US"/>
              </w:rPr>
              <w:t>Yellow R/G/B: 255/255/0</w:t>
            </w:r>
          </w:p>
          <w:p w:rsidR="0063570B" w:rsidRPr="0063570B" w:rsidRDefault="0063570B" w:rsidP="00991043">
            <w:r w:rsidRPr="0063570B">
              <w:rPr>
                <w:lang w:val="en-US"/>
              </w:rPr>
              <w:t>Black</w:t>
            </w:r>
          </w:p>
        </w:tc>
      </w:tr>
      <w:tr w:rsidR="0063570B" w:rsidRPr="0063570B" w:rsidTr="00991043">
        <w:trPr>
          <w:trHeight w:val="1418"/>
        </w:trPr>
        <w:tc>
          <w:tcPr>
            <w:tcW w:w="3258" w:type="dxa"/>
          </w:tcPr>
          <w:p w:rsidR="0063570B" w:rsidRPr="0063570B" w:rsidRDefault="0063570B" w:rsidP="00991043">
            <w:r w:rsidRPr="0063570B">
              <w:rPr>
                <w:noProof/>
                <w:lang w:val="nl-BE" w:eastAsia="nl-BE"/>
              </w:rPr>
              <w:drawing>
                <wp:anchor distT="0" distB="0" distL="114300" distR="114300" simplePos="0" relativeHeight="251875840" behindDoc="0" locked="0" layoutInCell="1" allowOverlap="1" wp14:anchorId="07FBE38B" wp14:editId="655507A9">
                  <wp:simplePos x="0" y="0"/>
                  <wp:positionH relativeFrom="column">
                    <wp:posOffset>556392</wp:posOffset>
                  </wp:positionH>
                  <wp:positionV relativeFrom="paragraph">
                    <wp:posOffset>41720</wp:posOffset>
                  </wp:positionV>
                  <wp:extent cx="829945" cy="819150"/>
                  <wp:effectExtent l="0" t="0" r="8255" b="0"/>
                  <wp:wrapSquare wrapText="bothSides"/>
                  <wp:docPr id="23579" name="Picture 26" descr="7010-m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 name="Picture 26" descr="7010-m0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9945" cy="819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lang w:val="en-US"/>
              </w:rPr>
            </w:pPr>
            <w:r w:rsidRPr="0063570B">
              <w:rPr>
                <w:b/>
                <w:lang w:val="en-US"/>
              </w:rPr>
              <w:t xml:space="preserve">Wear safety boots </w:t>
            </w:r>
            <w:r w:rsidRPr="0063570B">
              <w:rPr>
                <w:bCs/>
                <w:lang w:val="en-US"/>
              </w:rPr>
              <w:t xml:space="preserve"> </w:t>
            </w:r>
            <w:r w:rsidRPr="0063570B">
              <w:rPr>
                <w:bCs/>
                <w:i/>
                <w:lang w:val="en-US"/>
              </w:rPr>
              <w:t>ISO 7010</w:t>
            </w: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r w:rsidRPr="0063570B">
              <w:t>White</w:t>
            </w:r>
          </w:p>
        </w:tc>
      </w:tr>
      <w:tr w:rsidR="0063570B" w:rsidRPr="0063570B" w:rsidTr="00991043">
        <w:trPr>
          <w:trHeight w:val="1418"/>
        </w:trPr>
        <w:tc>
          <w:tcPr>
            <w:tcW w:w="3258" w:type="dxa"/>
          </w:tcPr>
          <w:p w:rsidR="0063570B" w:rsidRPr="0063570B" w:rsidRDefault="0063570B" w:rsidP="00991043">
            <w:r w:rsidRPr="0063570B">
              <w:rPr>
                <w:noProof/>
                <w:lang w:val="nl-BE" w:eastAsia="nl-BE"/>
              </w:rPr>
              <w:drawing>
                <wp:anchor distT="0" distB="0" distL="114300" distR="114300" simplePos="0" relativeHeight="251876864" behindDoc="0" locked="0" layoutInCell="1" allowOverlap="1" wp14:anchorId="0A13D921" wp14:editId="367D8EB2">
                  <wp:simplePos x="0" y="0"/>
                  <wp:positionH relativeFrom="column">
                    <wp:posOffset>607126</wp:posOffset>
                  </wp:positionH>
                  <wp:positionV relativeFrom="paragraph">
                    <wp:posOffset>75375</wp:posOffset>
                  </wp:positionV>
                  <wp:extent cx="767715" cy="767715"/>
                  <wp:effectExtent l="0" t="0" r="0" b="0"/>
                  <wp:wrapSquare wrapText="bothSides"/>
                  <wp:docPr id="23580" name="Picture 27" descr="7010-m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 name="Picture 27" descr="7010-m0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i/>
                <w:lang w:val="en-US"/>
              </w:rPr>
            </w:pPr>
            <w:r w:rsidRPr="0063570B">
              <w:rPr>
                <w:b/>
                <w:lang w:val="en-US"/>
              </w:rPr>
              <w:t xml:space="preserve">Wear safety gloves </w:t>
            </w:r>
            <w:r w:rsidRPr="0063570B">
              <w:rPr>
                <w:bCs/>
                <w:lang w:val="en-US"/>
              </w:rPr>
              <w:t xml:space="preserve"> </w:t>
            </w:r>
            <w:r w:rsidRPr="0063570B">
              <w:rPr>
                <w:bCs/>
                <w:i/>
                <w:lang w:val="en-US"/>
              </w:rPr>
              <w:t>ISO 7010</w:t>
            </w:r>
          </w:p>
          <w:p w:rsidR="0063570B" w:rsidRPr="0063570B" w:rsidRDefault="0063570B" w:rsidP="00991043">
            <w:pPr>
              <w:rPr>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r w:rsidRPr="0063570B">
              <w:t>White</w:t>
            </w:r>
          </w:p>
        </w:tc>
      </w:tr>
      <w:tr w:rsidR="0063570B" w:rsidRPr="0063570B" w:rsidTr="00991043">
        <w:trPr>
          <w:trHeight w:val="1418"/>
        </w:trPr>
        <w:tc>
          <w:tcPr>
            <w:tcW w:w="3258" w:type="dxa"/>
          </w:tcPr>
          <w:p w:rsidR="0063570B" w:rsidRPr="0063570B" w:rsidRDefault="0063570B" w:rsidP="00991043">
            <w:r w:rsidRPr="0063570B">
              <w:rPr>
                <w:noProof/>
                <w:lang w:val="nl-BE" w:eastAsia="nl-BE"/>
              </w:rPr>
              <w:drawing>
                <wp:anchor distT="0" distB="0" distL="114300" distR="114300" simplePos="0" relativeHeight="251877888" behindDoc="0" locked="0" layoutInCell="1" allowOverlap="1" wp14:anchorId="09D815FD" wp14:editId="41D03DC9">
                  <wp:simplePos x="0" y="0"/>
                  <wp:positionH relativeFrom="column">
                    <wp:posOffset>609600</wp:posOffset>
                  </wp:positionH>
                  <wp:positionV relativeFrom="paragraph">
                    <wp:posOffset>41910</wp:posOffset>
                  </wp:positionV>
                  <wp:extent cx="815340" cy="826770"/>
                  <wp:effectExtent l="0" t="0" r="3810" b="0"/>
                  <wp:wrapSquare wrapText="bothSides"/>
                  <wp:docPr id="32" name="Picture 128" descr="7010-m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0" name="Picture 128" descr="7010-m0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5340" cy="82677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lang w:val="en-US"/>
              </w:rPr>
            </w:pPr>
            <w:r w:rsidRPr="0063570B">
              <w:rPr>
                <w:b/>
                <w:lang w:val="en-US"/>
              </w:rPr>
              <w:t xml:space="preserve">Wear protective clothing </w:t>
            </w:r>
            <w:r w:rsidRPr="0063570B">
              <w:rPr>
                <w:bCs/>
                <w:lang w:val="en-US"/>
              </w:rPr>
              <w:t xml:space="preserve"> </w:t>
            </w:r>
            <w:r w:rsidRPr="0063570B">
              <w:rPr>
                <w:bCs/>
                <w:i/>
                <w:lang w:val="en-US"/>
              </w:rPr>
              <w:t>ISO 7010</w:t>
            </w: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Default="0063570B" w:rsidP="00991043">
            <w:r w:rsidRPr="0063570B">
              <w:t>White</w:t>
            </w:r>
          </w:p>
          <w:p w:rsidR="00C471D4" w:rsidRDefault="00C471D4" w:rsidP="00991043"/>
          <w:p w:rsidR="00C471D4" w:rsidRPr="0063570B" w:rsidRDefault="00C471D4" w:rsidP="00991043"/>
        </w:tc>
      </w:tr>
      <w:tr w:rsidR="0063570B" w:rsidRPr="0063570B" w:rsidTr="00991043">
        <w:trPr>
          <w:trHeight w:val="1418"/>
        </w:trPr>
        <w:tc>
          <w:tcPr>
            <w:tcW w:w="3258" w:type="dxa"/>
          </w:tcPr>
          <w:p w:rsidR="0063570B" w:rsidRPr="0063570B" w:rsidRDefault="0063570B" w:rsidP="00991043">
            <w:r w:rsidRPr="0063570B">
              <w:rPr>
                <w:noProof/>
                <w:lang w:val="nl-BE" w:eastAsia="nl-BE"/>
              </w:rPr>
              <w:drawing>
                <wp:anchor distT="0" distB="0" distL="114300" distR="114300" simplePos="0" relativeHeight="251878912" behindDoc="0" locked="0" layoutInCell="1" allowOverlap="1" wp14:anchorId="6CDF2EAB" wp14:editId="490E507B">
                  <wp:simplePos x="0" y="0"/>
                  <wp:positionH relativeFrom="column">
                    <wp:posOffset>517913</wp:posOffset>
                  </wp:positionH>
                  <wp:positionV relativeFrom="paragraph">
                    <wp:posOffset>23874</wp:posOffset>
                  </wp:positionV>
                  <wp:extent cx="830580" cy="831850"/>
                  <wp:effectExtent l="0" t="0" r="7620" b="6350"/>
                  <wp:wrapSquare wrapText="bothSides"/>
                  <wp:docPr id="37" name="Picture 30" descr="7010-m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 name="Picture 30" descr="7010-m0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0580" cy="8318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i/>
                <w:lang w:val="en-US"/>
              </w:rPr>
            </w:pPr>
            <w:r w:rsidRPr="0063570B">
              <w:rPr>
                <w:b/>
                <w:lang w:val="en-US"/>
              </w:rPr>
              <w:t xml:space="preserve">Wear face shield </w:t>
            </w:r>
            <w:r w:rsidRPr="0063570B">
              <w:rPr>
                <w:bCs/>
                <w:lang w:val="en-US"/>
              </w:rPr>
              <w:t xml:space="preserve"> </w:t>
            </w:r>
            <w:r w:rsidRPr="0063570B">
              <w:rPr>
                <w:bCs/>
                <w:i/>
                <w:lang w:val="en-US"/>
              </w:rPr>
              <w:t>ISO 7010</w:t>
            </w: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pPr>
              <w:rPr>
                <w:lang w:val="en-US"/>
              </w:rPr>
            </w:pPr>
            <w:r w:rsidRPr="0063570B">
              <w:rPr>
                <w:lang w:val="en-US"/>
              </w:rPr>
              <w:t>White</w:t>
            </w:r>
          </w:p>
        </w:tc>
      </w:tr>
      <w:tr w:rsidR="0063570B" w:rsidRPr="0063570B" w:rsidTr="00991043">
        <w:trPr>
          <w:trHeight w:val="1418"/>
        </w:trPr>
        <w:tc>
          <w:tcPr>
            <w:tcW w:w="3258" w:type="dxa"/>
          </w:tcPr>
          <w:p w:rsidR="0063570B" w:rsidRPr="0063570B" w:rsidRDefault="0063570B" w:rsidP="00991043">
            <w:pPr>
              <w:rPr>
                <w:noProof/>
                <w:lang w:val="en-US" w:eastAsia="en-US"/>
              </w:rPr>
            </w:pPr>
            <w:r w:rsidRPr="0063570B">
              <w:rPr>
                <w:noProof/>
                <w:lang w:val="nl-BE" w:eastAsia="nl-BE"/>
              </w:rPr>
              <w:drawing>
                <wp:anchor distT="0" distB="0" distL="114300" distR="114300" simplePos="0" relativeHeight="251975168" behindDoc="0" locked="0" layoutInCell="1" allowOverlap="1" wp14:anchorId="453249FD" wp14:editId="354D3771">
                  <wp:simplePos x="0" y="0"/>
                  <wp:positionH relativeFrom="column">
                    <wp:posOffset>505081</wp:posOffset>
                  </wp:positionH>
                  <wp:positionV relativeFrom="paragraph">
                    <wp:posOffset>33655</wp:posOffset>
                  </wp:positionV>
                  <wp:extent cx="838200" cy="827405"/>
                  <wp:effectExtent l="0" t="0" r="0" b="0"/>
                  <wp:wrapSquare wrapText="bothSides"/>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8200" cy="827405"/>
                          </a:xfrm>
                          <a:prstGeom prst="rect">
                            <a:avLst/>
                          </a:prstGeom>
                          <a:noFill/>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lang w:val="en-US"/>
              </w:rPr>
            </w:pPr>
            <w:r w:rsidRPr="0063570B">
              <w:rPr>
                <w:b/>
                <w:lang w:val="en-US"/>
              </w:rPr>
              <w:t xml:space="preserve">Wear protective mask </w:t>
            </w:r>
            <w:r w:rsidRPr="0063570B">
              <w:rPr>
                <w:bCs/>
                <w:i/>
                <w:lang w:val="en-US"/>
              </w:rPr>
              <w:t xml:space="preserve"> ISO 7010</w:t>
            </w:r>
          </w:p>
          <w:p w:rsidR="0063570B" w:rsidRPr="0063570B" w:rsidRDefault="0063570B" w:rsidP="00991043">
            <w:pPr>
              <w:rPr>
                <w:b/>
                <w:lang w:val="en-US"/>
              </w:rPr>
            </w:pP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pPr>
              <w:rPr>
                <w:lang w:val="nl-BE"/>
              </w:rPr>
            </w:pPr>
            <w:r w:rsidRPr="0063570B">
              <w:rPr>
                <w:lang w:val="nl-BE"/>
              </w:rPr>
              <w:t>White</w:t>
            </w:r>
          </w:p>
          <w:p w:rsidR="0063570B" w:rsidRPr="0063570B" w:rsidRDefault="0063570B" w:rsidP="00991043">
            <w:pPr>
              <w:rPr>
                <w:b/>
                <w:lang w:val="en-US"/>
              </w:rPr>
            </w:pPr>
          </w:p>
        </w:tc>
      </w:tr>
      <w:tr w:rsidR="0063570B" w:rsidRPr="0063570B" w:rsidTr="00991043">
        <w:trPr>
          <w:trHeight w:val="1418"/>
        </w:trPr>
        <w:tc>
          <w:tcPr>
            <w:tcW w:w="3258" w:type="dxa"/>
          </w:tcPr>
          <w:p w:rsidR="0063570B" w:rsidRPr="0063570B" w:rsidRDefault="0063570B" w:rsidP="00991043">
            <w:pPr>
              <w:rPr>
                <w:noProof/>
                <w:lang w:val="en-US" w:eastAsia="nl-BE"/>
              </w:rPr>
            </w:pPr>
            <w:r w:rsidRPr="0063570B">
              <w:rPr>
                <w:noProof/>
                <w:lang w:val="nl-BE" w:eastAsia="nl-BE"/>
              </w:rPr>
              <w:drawing>
                <wp:anchor distT="0" distB="0" distL="114300" distR="114300" simplePos="0" relativeHeight="251949568" behindDoc="0" locked="0" layoutInCell="1" allowOverlap="1" wp14:anchorId="6E54BD4B" wp14:editId="43EEDEE1">
                  <wp:simplePos x="0" y="0"/>
                  <wp:positionH relativeFrom="column">
                    <wp:posOffset>479046</wp:posOffset>
                  </wp:positionH>
                  <wp:positionV relativeFrom="paragraph">
                    <wp:posOffset>247</wp:posOffset>
                  </wp:positionV>
                  <wp:extent cx="897890" cy="842645"/>
                  <wp:effectExtent l="0" t="0" r="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897890" cy="842645"/>
                          </a:xfrm>
                          <a:prstGeom prst="rect">
                            <a:avLst/>
                          </a:prstGeom>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i/>
                <w:lang w:val="en-US"/>
              </w:rPr>
            </w:pPr>
            <w:r w:rsidRPr="0063570B">
              <w:rPr>
                <w:b/>
              </w:rPr>
              <w:t xml:space="preserve">Wear breathing apparatus </w:t>
            </w:r>
            <w:r w:rsidRPr="0063570B">
              <w:rPr>
                <w:bCs/>
                <w:lang w:val="en-US"/>
              </w:rPr>
              <w:t xml:space="preserve"> </w:t>
            </w:r>
            <w:r w:rsidRPr="0063570B">
              <w:rPr>
                <w:bCs/>
                <w:i/>
                <w:lang w:val="en-US"/>
              </w:rPr>
              <w:t>ISO 7010</w:t>
            </w:r>
          </w:p>
          <w:p w:rsidR="0063570B" w:rsidRPr="0063570B" w:rsidRDefault="0063570B" w:rsidP="00991043">
            <w:pPr>
              <w:rPr>
                <w:b/>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r w:rsidRPr="0063570B">
              <w:t>White</w:t>
            </w:r>
          </w:p>
          <w:p w:rsidR="0063570B" w:rsidRPr="0063570B" w:rsidRDefault="0063570B" w:rsidP="00991043"/>
          <w:p w:rsidR="0063570B" w:rsidRPr="0063570B" w:rsidRDefault="0063570B" w:rsidP="00991043"/>
        </w:tc>
      </w:tr>
      <w:tr w:rsidR="0063570B" w:rsidRPr="0063570B" w:rsidTr="00991043">
        <w:trPr>
          <w:trHeight w:val="2258"/>
        </w:trPr>
        <w:tc>
          <w:tcPr>
            <w:tcW w:w="3258" w:type="dxa"/>
          </w:tcPr>
          <w:p w:rsidR="0063570B" w:rsidRPr="0063570B" w:rsidRDefault="0063570B" w:rsidP="00991043">
            <w:pPr>
              <w:rPr>
                <w:noProof/>
                <w:lang w:val="en-US" w:eastAsia="nl-BE"/>
              </w:rPr>
            </w:pPr>
            <w:r w:rsidRPr="0063570B">
              <w:rPr>
                <w:noProof/>
                <w:lang w:val="nl-BE" w:eastAsia="nl-BE"/>
              </w:rPr>
              <w:drawing>
                <wp:anchor distT="0" distB="0" distL="114300" distR="114300" simplePos="0" relativeHeight="251916800" behindDoc="0" locked="0" layoutInCell="1" allowOverlap="1" wp14:anchorId="3DE948A9" wp14:editId="39955CF4">
                  <wp:simplePos x="0" y="0"/>
                  <wp:positionH relativeFrom="column">
                    <wp:posOffset>474667</wp:posOffset>
                  </wp:positionH>
                  <wp:positionV relativeFrom="paragraph">
                    <wp:posOffset>188397</wp:posOffset>
                  </wp:positionV>
                  <wp:extent cx="977900" cy="937260"/>
                  <wp:effectExtent l="0" t="0" r="0" b="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77900" cy="937260"/>
                          </a:xfrm>
                          <a:prstGeom prst="rect">
                            <a:avLst/>
                          </a:prstGeom>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i/>
                <w:lang w:val="en-US"/>
              </w:rPr>
            </w:pPr>
            <w:r w:rsidRPr="0063570B">
              <w:rPr>
                <w:b/>
                <w:lang w:val="en-US"/>
              </w:rPr>
              <w:t xml:space="preserve">Wear Splash suit/protected gas suit </w:t>
            </w:r>
            <w:r w:rsidRPr="0063570B">
              <w:rPr>
                <w:bCs/>
                <w:lang w:val="en-US"/>
              </w:rPr>
              <w:t xml:space="preserve"> </w:t>
            </w:r>
            <w:r w:rsidRPr="0063570B">
              <w:rPr>
                <w:bCs/>
                <w:i/>
                <w:lang w:val="en-US"/>
              </w:rPr>
              <w:t>ISO 7010</w:t>
            </w:r>
          </w:p>
          <w:p w:rsidR="0063570B" w:rsidRPr="0063570B" w:rsidRDefault="0063570B" w:rsidP="00991043">
            <w:pPr>
              <w:rPr>
                <w:b/>
                <w:i/>
                <w:lang w:val="en-US"/>
              </w:rPr>
            </w:pPr>
          </w:p>
          <w:p w:rsidR="0063570B" w:rsidRPr="0063570B" w:rsidRDefault="0063570B" w:rsidP="00991043">
            <w:pPr>
              <w:rPr>
                <w:lang w:val="en-US"/>
              </w:rPr>
            </w:pPr>
            <w:r w:rsidRPr="0063570B">
              <w:rPr>
                <w:lang w:val="en-US"/>
              </w:rPr>
              <w:t xml:space="preserve">(indicate preference type of suit) </w:t>
            </w:r>
          </w:p>
          <w:p w:rsidR="0063570B" w:rsidRPr="0063570B" w:rsidRDefault="0063570B" w:rsidP="00991043">
            <w:pPr>
              <w:rPr>
                <w:lang w:val="en-US"/>
              </w:rPr>
            </w:pPr>
          </w:p>
          <w:p w:rsidR="0063570B" w:rsidRPr="0063570B" w:rsidRDefault="0063570B" w:rsidP="00991043">
            <w:pPr>
              <w:rPr>
                <w:color w:val="000000"/>
                <w:lang w:val="en-US" w:eastAsia="nl-BE"/>
              </w:rPr>
            </w:pPr>
            <w:r w:rsidRPr="0063570B">
              <w:rPr>
                <w:color w:val="000000"/>
                <w:lang w:val="en-US" w:eastAsia="nl-BE"/>
              </w:rPr>
              <w:t>Blue R/G/B: 56/93/138</w:t>
            </w:r>
          </w:p>
          <w:p w:rsidR="0063570B" w:rsidRPr="0063570B" w:rsidRDefault="0063570B" w:rsidP="00991043">
            <w:pPr>
              <w:rPr>
                <w:lang w:val="en-US"/>
              </w:rPr>
            </w:pPr>
            <w:r w:rsidRPr="0063570B">
              <w:rPr>
                <w:lang w:val="en-US"/>
              </w:rPr>
              <w:t>Whit</w:t>
            </w:r>
          </w:p>
          <w:p w:rsidR="0063570B" w:rsidRPr="0063570B" w:rsidRDefault="0063570B" w:rsidP="00991043">
            <w:pPr>
              <w:rPr>
                <w:lang w:val="en-US"/>
              </w:rPr>
            </w:pPr>
          </w:p>
          <w:p w:rsidR="0063570B" w:rsidRPr="0063570B" w:rsidRDefault="0063570B" w:rsidP="00991043">
            <w:pPr>
              <w:rPr>
                <w:lang w:val="en-US"/>
              </w:rPr>
            </w:pPr>
          </w:p>
          <w:p w:rsidR="0063570B" w:rsidRPr="0063570B" w:rsidRDefault="0063570B" w:rsidP="00991043">
            <w:pPr>
              <w:rPr>
                <w:lang w:val="en-US"/>
              </w:rPr>
            </w:pPr>
          </w:p>
          <w:p w:rsidR="0063570B" w:rsidRPr="0063570B" w:rsidRDefault="0063570B" w:rsidP="00991043">
            <w:pPr>
              <w:rPr>
                <w:lang w:val="en-US"/>
              </w:rPr>
            </w:pPr>
          </w:p>
        </w:tc>
      </w:tr>
      <w:tr w:rsidR="0063570B" w:rsidRPr="0063570B" w:rsidTr="00991043">
        <w:trPr>
          <w:trHeight w:val="1689"/>
        </w:trPr>
        <w:tc>
          <w:tcPr>
            <w:tcW w:w="3258" w:type="dxa"/>
          </w:tcPr>
          <w:p w:rsidR="0063570B" w:rsidRPr="0063570B" w:rsidRDefault="0063570B" w:rsidP="00991043">
            <w:pPr>
              <w:rPr>
                <w:noProof/>
                <w:lang w:val="en-US" w:eastAsia="en-US"/>
              </w:rPr>
            </w:pPr>
          </w:p>
          <w:p w:rsidR="0063570B" w:rsidRPr="0063570B" w:rsidRDefault="0063570B" w:rsidP="00991043">
            <w:pPr>
              <w:rPr>
                <w:lang w:val="en-US" w:eastAsia="en-US"/>
              </w:rPr>
            </w:pPr>
          </w:p>
          <w:p w:rsidR="0063570B" w:rsidRPr="0063570B" w:rsidRDefault="0063570B" w:rsidP="00991043">
            <w:pPr>
              <w:ind w:firstLine="708"/>
              <w:rPr>
                <w:lang w:val="en-US" w:eastAsia="en-US"/>
              </w:rPr>
            </w:pPr>
            <w:r w:rsidRPr="0063570B">
              <w:rPr>
                <w:noProof/>
                <w:lang w:val="nl-BE" w:eastAsia="nl-BE"/>
              </w:rPr>
              <w:drawing>
                <wp:anchor distT="0" distB="0" distL="114300" distR="114300" simplePos="0" relativeHeight="251889152" behindDoc="0" locked="0" layoutInCell="1" allowOverlap="1" wp14:anchorId="321BC326" wp14:editId="6E1A5FB8">
                  <wp:simplePos x="0" y="0"/>
                  <wp:positionH relativeFrom="column">
                    <wp:posOffset>380365</wp:posOffset>
                  </wp:positionH>
                  <wp:positionV relativeFrom="paragraph">
                    <wp:posOffset>33655</wp:posOffset>
                  </wp:positionV>
                  <wp:extent cx="1057275" cy="1057275"/>
                  <wp:effectExtent l="0" t="0" r="9525" b="9525"/>
                  <wp:wrapSquare wrapText="bothSides"/>
                  <wp:docPr id="54" name="irc_mi" descr="http://www.qorpak.com/vimages/nf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qorpak.com/vimages/nfpa.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bCs/>
                <w:lang w:val="en-US"/>
              </w:rPr>
            </w:pPr>
            <w:r w:rsidRPr="0063570B">
              <w:rPr>
                <w:b/>
                <w:bCs/>
                <w:lang w:val="en-US"/>
              </w:rPr>
              <w:t>NFPA 704 Hazard Identification System (USA)</w:t>
            </w:r>
          </w:p>
          <w:p w:rsidR="0063570B" w:rsidRPr="0063570B" w:rsidRDefault="0063570B" w:rsidP="00991043">
            <w:pPr>
              <w:rPr>
                <w:b/>
                <w:bCs/>
                <w:lang w:val="en-US"/>
              </w:rPr>
            </w:pPr>
            <w:r w:rsidRPr="0063570B">
              <w:rPr>
                <w:lang w:val="en"/>
              </w:rPr>
              <w:t xml:space="preserve">Hazard rating of 0 to 4, </w:t>
            </w:r>
            <w:r w:rsidRPr="0063570B">
              <w:rPr>
                <w:lang w:val="en"/>
              </w:rPr>
              <w:br/>
              <w:t>The higher the number the greater the hazard</w:t>
            </w:r>
          </w:p>
          <w:p w:rsidR="0063570B" w:rsidRPr="0063570B" w:rsidRDefault="0063570B" w:rsidP="00991043">
            <w:pPr>
              <w:rPr>
                <w:b/>
                <w:bCs/>
                <w:lang w:val="en-US"/>
              </w:rPr>
            </w:pPr>
          </w:p>
          <w:p w:rsidR="0063570B" w:rsidRPr="0063570B" w:rsidRDefault="0063570B" w:rsidP="00991043">
            <w:pPr>
              <w:rPr>
                <w:color w:val="000000"/>
                <w:lang w:val="en-US" w:eastAsia="nl-BE"/>
              </w:rPr>
            </w:pPr>
            <w:r w:rsidRPr="0063570B">
              <w:rPr>
                <w:lang w:val="en-US"/>
              </w:rPr>
              <w:t>Flammability: red R/G/B:</w:t>
            </w:r>
            <w:r w:rsidRPr="0063570B">
              <w:rPr>
                <w:color w:val="000000"/>
                <w:lang w:val="en-US" w:eastAsia="nl-BE"/>
              </w:rPr>
              <w:t>255/0/0         (0-1-2-3-4)</w:t>
            </w:r>
          </w:p>
          <w:p w:rsidR="0063570B" w:rsidRPr="0063570B" w:rsidRDefault="0063570B" w:rsidP="00991043">
            <w:pPr>
              <w:rPr>
                <w:color w:val="000000"/>
                <w:lang w:val="en-US" w:eastAsia="nl-BE"/>
              </w:rPr>
            </w:pPr>
            <w:r w:rsidRPr="0063570B">
              <w:rPr>
                <w:color w:val="000000"/>
                <w:lang w:val="en-US" w:eastAsia="nl-BE"/>
              </w:rPr>
              <w:t>Health: blue R/G/B: 0/0/145                 (0-1-2-3-4)</w:t>
            </w:r>
          </w:p>
          <w:p w:rsidR="0063570B" w:rsidRPr="0063570B" w:rsidRDefault="0063570B" w:rsidP="00991043">
            <w:pPr>
              <w:rPr>
                <w:color w:val="000000"/>
                <w:lang w:val="en-US" w:eastAsia="nl-BE"/>
              </w:rPr>
            </w:pPr>
            <w:r w:rsidRPr="0063570B">
              <w:rPr>
                <w:color w:val="000000"/>
                <w:lang w:val="en-US" w:eastAsia="nl-BE"/>
              </w:rPr>
              <w:t>Reactivity: yellow R/G/B: 255/255/0   (0-1-2-3-4)</w:t>
            </w:r>
          </w:p>
          <w:p w:rsidR="0063570B" w:rsidRPr="0063570B" w:rsidRDefault="0063570B" w:rsidP="00991043">
            <w:pPr>
              <w:rPr>
                <w:color w:val="000000"/>
                <w:lang w:val="en-US" w:eastAsia="nl-BE"/>
              </w:rPr>
            </w:pPr>
            <w:r w:rsidRPr="0063570B">
              <w:rPr>
                <w:color w:val="000000"/>
                <w:lang w:val="en-US" w:eastAsia="nl-BE"/>
              </w:rPr>
              <w:t>Special warnings: white</w:t>
            </w:r>
          </w:p>
          <w:p w:rsidR="0063570B" w:rsidRPr="0063570B" w:rsidRDefault="0063570B" w:rsidP="00991043">
            <w:pPr>
              <w:rPr>
                <w:b/>
                <w:color w:val="000000"/>
                <w:lang w:val="en-US" w:eastAsia="nl-BE"/>
              </w:rPr>
            </w:pPr>
            <w:r w:rsidRPr="0063570B">
              <w:rPr>
                <w:b/>
                <w:color w:val="000000"/>
                <w:lang w:val="en-US" w:eastAsia="nl-BE"/>
              </w:rPr>
              <w:t>Information:</w:t>
            </w:r>
          </w:p>
          <w:p w:rsidR="0063570B" w:rsidRPr="0063570B" w:rsidRDefault="0063570B" w:rsidP="00991043">
            <w:pPr>
              <w:rPr>
                <w:lang w:val="en-US"/>
              </w:rPr>
            </w:pPr>
            <w:r w:rsidRPr="0063570B">
              <w:rPr>
                <w:lang w:val="en-US"/>
              </w:rPr>
              <w:t>http://www.nfpa.org/codes-and-standards/document-information-pages?mode=code&amp;code=704</w:t>
            </w:r>
          </w:p>
          <w:p w:rsidR="0063570B" w:rsidRPr="0063570B" w:rsidRDefault="0063570B" w:rsidP="00991043">
            <w:pPr>
              <w:rPr>
                <w:b/>
                <w:lang w:val="en-US"/>
              </w:rPr>
            </w:pPr>
          </w:p>
        </w:tc>
      </w:tr>
      <w:tr w:rsidR="0063570B" w:rsidRPr="0063570B" w:rsidTr="00991043">
        <w:trPr>
          <w:trHeight w:val="1418"/>
        </w:trPr>
        <w:tc>
          <w:tcPr>
            <w:tcW w:w="3258" w:type="dxa"/>
          </w:tcPr>
          <w:p w:rsidR="0063570B" w:rsidRPr="0063570B" w:rsidRDefault="0063570B" w:rsidP="00991043">
            <w:pPr>
              <w:rPr>
                <w:lang w:val="en-US"/>
              </w:rPr>
            </w:pPr>
            <w:r w:rsidRPr="0063570B">
              <w:rPr>
                <w:noProof/>
                <w:color w:val="0000FF"/>
                <w:lang w:val="nl-BE" w:eastAsia="nl-BE"/>
              </w:rPr>
              <w:drawing>
                <wp:anchor distT="0" distB="0" distL="114300" distR="114300" simplePos="0" relativeHeight="251880960" behindDoc="0" locked="0" layoutInCell="1" allowOverlap="1" wp14:anchorId="04D70AA9" wp14:editId="48C0AFC3">
                  <wp:simplePos x="0" y="0"/>
                  <wp:positionH relativeFrom="column">
                    <wp:posOffset>499176</wp:posOffset>
                  </wp:positionH>
                  <wp:positionV relativeFrom="paragraph">
                    <wp:posOffset>101856</wp:posOffset>
                  </wp:positionV>
                  <wp:extent cx="838200" cy="838200"/>
                  <wp:effectExtent l="0" t="0" r="0" b="0"/>
                  <wp:wrapSquare wrapText="bothSides"/>
                  <wp:docPr id="56" name="Afbeelding 56" descr="http://upload.wikimedia.org/wikipedia/commons/thumb/4/4a/GHS-pictogram-explos.svg/120px-GHS-pictogram-explos.svg.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wikimedia.org/wikipedia/commons/thumb/4/4a/GHS-pictogram-explos.svg/120px-GHS-pictogram-explos.svg.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rPr>
            </w:pPr>
            <w:r w:rsidRPr="0063570B">
              <w:rPr>
                <w:b/>
              </w:rPr>
              <w:t xml:space="preserve">Explosive </w:t>
            </w:r>
          </w:p>
          <w:p w:rsidR="0063570B" w:rsidRPr="0063570B" w:rsidRDefault="0063570B" w:rsidP="00991043">
            <w:pPr>
              <w:rPr>
                <w:bCs/>
                <w:i/>
                <w:lang w:val="en-US"/>
              </w:rPr>
            </w:pPr>
            <w:r w:rsidRPr="0063570B">
              <w:rPr>
                <w:i/>
              </w:rPr>
              <w:t>(</w:t>
            </w:r>
            <w:r w:rsidRPr="0063570B">
              <w:rPr>
                <w:bCs/>
                <w:i/>
                <w:lang w:val="en-US"/>
              </w:rPr>
              <w:t>Globally Harmonized System of Classification and Labelling of Chemicals = GHS)</w:t>
            </w:r>
          </w:p>
          <w:p w:rsidR="0063570B" w:rsidRPr="0063570B" w:rsidRDefault="0063570B" w:rsidP="00991043">
            <w:pPr>
              <w:rPr>
                <w:b/>
              </w:rPr>
            </w:pPr>
          </w:p>
          <w:p w:rsidR="0063570B" w:rsidRPr="0063570B" w:rsidRDefault="0063570B" w:rsidP="00991043">
            <w:r w:rsidRPr="0063570B">
              <w:rPr>
                <w:color w:val="000000"/>
                <w:lang w:val="en-US" w:eastAsia="nl-BE"/>
              </w:rPr>
              <w:t>Red R/G/B: 255/0/0</w:t>
            </w:r>
          </w:p>
          <w:p w:rsidR="0063570B" w:rsidRPr="0063570B" w:rsidRDefault="0063570B" w:rsidP="00991043">
            <w:r w:rsidRPr="0063570B">
              <w:t>Black</w:t>
            </w:r>
          </w:p>
        </w:tc>
      </w:tr>
      <w:tr w:rsidR="0063570B" w:rsidRPr="0063570B" w:rsidTr="00991043">
        <w:trPr>
          <w:trHeight w:val="1418"/>
        </w:trPr>
        <w:tc>
          <w:tcPr>
            <w:tcW w:w="3258" w:type="dxa"/>
          </w:tcPr>
          <w:p w:rsidR="0063570B" w:rsidRPr="0063570B" w:rsidRDefault="0063570B" w:rsidP="00991043">
            <w:pPr>
              <w:rPr>
                <w:noProof/>
                <w:color w:val="0000FF"/>
                <w:lang w:val="en-US" w:eastAsia="nl-BE"/>
              </w:rPr>
            </w:pPr>
            <w:r w:rsidRPr="0063570B">
              <w:rPr>
                <w:noProof/>
                <w:color w:val="0000FF"/>
                <w:lang w:val="nl-BE" w:eastAsia="nl-BE"/>
              </w:rPr>
              <w:drawing>
                <wp:anchor distT="0" distB="0" distL="114300" distR="114300" simplePos="0" relativeHeight="251943424" behindDoc="0" locked="0" layoutInCell="1" allowOverlap="1" wp14:anchorId="2323B8CA" wp14:editId="2C74D4E8">
                  <wp:simplePos x="0" y="0"/>
                  <wp:positionH relativeFrom="column">
                    <wp:posOffset>552829</wp:posOffset>
                  </wp:positionH>
                  <wp:positionV relativeFrom="paragraph">
                    <wp:posOffset>49976</wp:posOffset>
                  </wp:positionV>
                  <wp:extent cx="829310" cy="829310"/>
                  <wp:effectExtent l="0" t="0" r="8890" b="8890"/>
                  <wp:wrapSquare wrapText="bothSides"/>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9310" cy="829310"/>
                          </a:xfrm>
                          <a:prstGeom prst="rect">
                            <a:avLst/>
                          </a:prstGeom>
                          <a:noFill/>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spacing w:before="100" w:beforeAutospacing="1" w:after="100" w:afterAutospacing="1"/>
              <w:rPr>
                <w:i/>
                <w:lang w:eastAsia="en-US"/>
              </w:rPr>
            </w:pPr>
            <w:r w:rsidRPr="0063570B">
              <w:rPr>
                <w:b/>
                <w:lang w:eastAsia="en-US"/>
              </w:rPr>
              <w:t xml:space="preserve">Flammable </w:t>
            </w:r>
            <w:r w:rsidRPr="0063570B">
              <w:rPr>
                <w:i/>
                <w:lang w:eastAsia="en-US"/>
              </w:rPr>
              <w:t>(GHS)</w:t>
            </w: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pPr>
              <w:rPr>
                <w:lang w:val="en-US"/>
              </w:rPr>
            </w:pPr>
            <w:r w:rsidRPr="0063570B">
              <w:rPr>
                <w:lang w:val="en-US"/>
              </w:rPr>
              <w:t>Black</w:t>
            </w:r>
          </w:p>
        </w:tc>
      </w:tr>
      <w:tr w:rsidR="0063570B" w:rsidRPr="0063570B" w:rsidTr="00991043">
        <w:trPr>
          <w:trHeight w:val="1418"/>
        </w:trPr>
        <w:tc>
          <w:tcPr>
            <w:tcW w:w="3258" w:type="dxa"/>
          </w:tcPr>
          <w:p w:rsidR="0063570B" w:rsidRPr="0063570B" w:rsidRDefault="0063570B" w:rsidP="00991043">
            <w:r w:rsidRPr="0063570B">
              <w:rPr>
                <w:noProof/>
                <w:color w:val="0000FF"/>
                <w:lang w:val="nl-BE" w:eastAsia="nl-BE"/>
              </w:rPr>
              <w:drawing>
                <wp:anchor distT="0" distB="0" distL="114300" distR="114300" simplePos="0" relativeHeight="251881984" behindDoc="0" locked="0" layoutInCell="1" allowOverlap="1" wp14:anchorId="1918929D" wp14:editId="5EBD4BB4">
                  <wp:simplePos x="0" y="0"/>
                  <wp:positionH relativeFrom="column">
                    <wp:posOffset>548582</wp:posOffset>
                  </wp:positionH>
                  <wp:positionV relativeFrom="paragraph">
                    <wp:posOffset>40005</wp:posOffset>
                  </wp:positionV>
                  <wp:extent cx="844550" cy="844550"/>
                  <wp:effectExtent l="0" t="0" r="0" b="0"/>
                  <wp:wrapSquare wrapText="bothSides"/>
                  <wp:docPr id="18437" name="Afbeelding 18437" descr="http://upload.wikimedia.org/wikipedia/commons/thumb/6/6a/GHS-pictogram-bottle.svg/120px-GHS-pictogram-bottle.svg.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thumb/6/6a/GHS-pictogram-bottle.svg/120px-GHS-pictogram-bottle.svg.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spacing w:before="100" w:beforeAutospacing="1" w:after="100" w:afterAutospacing="1"/>
              <w:rPr>
                <w:i/>
                <w:lang w:eastAsia="en-US"/>
              </w:rPr>
            </w:pPr>
            <w:r w:rsidRPr="0063570B">
              <w:rPr>
                <w:b/>
                <w:lang w:val="en-US" w:eastAsia="en-US"/>
              </w:rPr>
              <w:t xml:space="preserve">Gases under pressure </w:t>
            </w:r>
            <w:r w:rsidRPr="0063570B">
              <w:rPr>
                <w:i/>
                <w:lang w:eastAsia="en-US"/>
              </w:rPr>
              <w:t>(GHS)</w:t>
            </w: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r w:rsidRPr="0063570B">
              <w:rPr>
                <w:lang w:val="nl-BE"/>
              </w:rPr>
              <w:t>Black</w:t>
            </w:r>
          </w:p>
        </w:tc>
      </w:tr>
      <w:tr w:rsidR="0063570B" w:rsidRPr="0063570B" w:rsidTr="00991043">
        <w:trPr>
          <w:trHeight w:val="1418"/>
        </w:trPr>
        <w:tc>
          <w:tcPr>
            <w:tcW w:w="3258" w:type="dxa"/>
          </w:tcPr>
          <w:p w:rsidR="0063570B" w:rsidRPr="0063570B" w:rsidRDefault="0063570B" w:rsidP="00991043">
            <w:r w:rsidRPr="0063570B">
              <w:rPr>
                <w:noProof/>
                <w:lang w:val="nl-BE" w:eastAsia="nl-BE"/>
              </w:rPr>
              <w:drawing>
                <wp:anchor distT="0" distB="0" distL="114300" distR="114300" simplePos="0" relativeHeight="251955712" behindDoc="1" locked="0" layoutInCell="1" allowOverlap="1" wp14:anchorId="1F0E1AD9" wp14:editId="7B28C43B">
                  <wp:simplePos x="0" y="0"/>
                  <wp:positionH relativeFrom="column">
                    <wp:posOffset>506416</wp:posOffset>
                  </wp:positionH>
                  <wp:positionV relativeFrom="paragraph">
                    <wp:posOffset>42100</wp:posOffset>
                  </wp:positionV>
                  <wp:extent cx="805815" cy="805815"/>
                  <wp:effectExtent l="0" t="0" r="0" b="0"/>
                  <wp:wrapTight wrapText="bothSides">
                    <wp:wrapPolygon edited="0">
                      <wp:start x="0" y="0"/>
                      <wp:lineTo x="0" y="20936"/>
                      <wp:lineTo x="20936" y="20936"/>
                      <wp:lineTo x="20936" y="0"/>
                      <wp:lineTo x="0" y="0"/>
                    </wp:wrapPolygon>
                  </wp:wrapTight>
                  <wp:docPr id="18439" name="Afbeelding 1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05815" cy="805815"/>
                          </a:xfrm>
                          <a:prstGeom prst="rect">
                            <a:avLst/>
                          </a:prstGeom>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spacing w:before="100" w:beforeAutospacing="1" w:after="100" w:afterAutospacing="1"/>
              <w:rPr>
                <w:i/>
                <w:lang w:eastAsia="en-US"/>
              </w:rPr>
            </w:pPr>
            <w:r w:rsidRPr="0063570B">
              <w:rPr>
                <w:b/>
              </w:rPr>
              <w:t xml:space="preserve">Oxidizer </w:t>
            </w:r>
            <w:r w:rsidRPr="0063570B">
              <w:rPr>
                <w:i/>
                <w:lang w:eastAsia="en-US"/>
              </w:rPr>
              <w:t>(GHS)</w:t>
            </w: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pPr>
              <w:rPr>
                <w:b/>
              </w:rPr>
            </w:pPr>
            <w:r w:rsidRPr="0063570B">
              <w:rPr>
                <w:lang w:val="nl-BE"/>
              </w:rPr>
              <w:t>Black</w:t>
            </w:r>
          </w:p>
        </w:tc>
      </w:tr>
      <w:tr w:rsidR="0063570B" w:rsidRPr="0063570B" w:rsidTr="00991043">
        <w:trPr>
          <w:trHeight w:val="1418"/>
        </w:trPr>
        <w:tc>
          <w:tcPr>
            <w:tcW w:w="3258" w:type="dxa"/>
          </w:tcPr>
          <w:p w:rsidR="0063570B" w:rsidRPr="0063570B" w:rsidRDefault="0063570B" w:rsidP="00991043">
            <w:r w:rsidRPr="0063570B">
              <w:rPr>
                <w:noProof/>
                <w:color w:val="0000FF"/>
                <w:lang w:val="nl-BE" w:eastAsia="nl-BE"/>
              </w:rPr>
              <w:drawing>
                <wp:anchor distT="0" distB="0" distL="114300" distR="114300" simplePos="0" relativeHeight="251883008" behindDoc="0" locked="0" layoutInCell="1" allowOverlap="1" wp14:anchorId="65FCFD9F" wp14:editId="359AB612">
                  <wp:simplePos x="0" y="0"/>
                  <wp:positionH relativeFrom="column">
                    <wp:posOffset>475236</wp:posOffset>
                  </wp:positionH>
                  <wp:positionV relativeFrom="paragraph">
                    <wp:posOffset>27751</wp:posOffset>
                  </wp:positionV>
                  <wp:extent cx="857250" cy="857250"/>
                  <wp:effectExtent l="0" t="0" r="0" b="0"/>
                  <wp:wrapSquare wrapText="bothSides"/>
                  <wp:docPr id="18441" name="Afbeelding 18441" descr="http://upload.wikimedia.org/wikipedia/commons/thumb/a/a1/GHS-pictogram-acid.svg/120px-GHS-pictogram-acid.svg.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upload.wikimedia.org/wikipedia/commons/thumb/a/a1/GHS-pictogram-acid.svg/120px-GHS-pictogram-acid.svg.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spacing w:before="100" w:beforeAutospacing="1" w:after="100" w:afterAutospacing="1"/>
              <w:rPr>
                <w:i/>
                <w:lang w:eastAsia="en-US"/>
              </w:rPr>
            </w:pPr>
            <w:r w:rsidRPr="0063570B">
              <w:rPr>
                <w:b/>
                <w:lang w:val="en-US" w:eastAsia="en-US"/>
              </w:rPr>
              <w:t xml:space="preserve">Corrosives </w:t>
            </w:r>
            <w:r w:rsidRPr="0063570B">
              <w:rPr>
                <w:i/>
                <w:lang w:eastAsia="en-US"/>
              </w:rPr>
              <w:t>(GHS)</w:t>
            </w: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pPr>
              <w:rPr>
                <w:lang w:val="en-US"/>
              </w:rPr>
            </w:pPr>
            <w:r w:rsidRPr="0063570B">
              <w:rPr>
                <w:lang w:val="en-US"/>
              </w:rPr>
              <w:t>Black</w:t>
            </w:r>
          </w:p>
        </w:tc>
      </w:tr>
      <w:tr w:rsidR="0063570B" w:rsidRPr="0063570B" w:rsidTr="00991043">
        <w:trPr>
          <w:trHeight w:val="1418"/>
        </w:trPr>
        <w:tc>
          <w:tcPr>
            <w:tcW w:w="3258" w:type="dxa"/>
          </w:tcPr>
          <w:p w:rsidR="0063570B" w:rsidRPr="0063570B" w:rsidRDefault="0063570B" w:rsidP="00991043">
            <w:pPr>
              <w:rPr>
                <w:lang w:val="en-US"/>
              </w:rPr>
            </w:pPr>
            <w:r w:rsidRPr="0063570B">
              <w:rPr>
                <w:noProof/>
                <w:color w:val="0000FF"/>
                <w:lang w:val="nl-BE" w:eastAsia="nl-BE"/>
              </w:rPr>
              <w:drawing>
                <wp:anchor distT="0" distB="0" distL="114300" distR="114300" simplePos="0" relativeHeight="251884032" behindDoc="0" locked="0" layoutInCell="1" allowOverlap="1" wp14:anchorId="0B47AD4E" wp14:editId="57D037DE">
                  <wp:simplePos x="0" y="0"/>
                  <wp:positionH relativeFrom="column">
                    <wp:posOffset>480382</wp:posOffset>
                  </wp:positionH>
                  <wp:positionV relativeFrom="paragraph">
                    <wp:posOffset>142685</wp:posOffset>
                  </wp:positionV>
                  <wp:extent cx="800100" cy="800100"/>
                  <wp:effectExtent l="0" t="0" r="0" b="0"/>
                  <wp:wrapSquare wrapText="bothSides"/>
                  <wp:docPr id="18442" name="Afbeelding 18442" descr="http://upload.wikimedia.org/wikipedia/commons/thumb/c/c3/GHS-pictogram-exclam.svg/120px-GHS-pictogram-exclam.svg.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wikimedia.org/wikipedia/commons/thumb/c/c3/GHS-pictogram-exclam.svg/120px-GHS-pictogram-exclam.svg.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spacing w:before="100" w:beforeAutospacing="1" w:after="100" w:afterAutospacing="1"/>
              <w:rPr>
                <w:i/>
                <w:lang w:eastAsia="en-US"/>
              </w:rPr>
            </w:pPr>
            <w:r w:rsidRPr="0063570B">
              <w:rPr>
                <w:b/>
                <w:lang w:val="en-US" w:eastAsia="en-US"/>
              </w:rPr>
              <w:t xml:space="preserve">Caution harmful </w:t>
            </w:r>
            <w:r w:rsidRPr="0063570B">
              <w:rPr>
                <w:i/>
                <w:lang w:eastAsia="en-US"/>
              </w:rPr>
              <w:t>(GHS)</w:t>
            </w: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pPr>
              <w:rPr>
                <w:lang w:val="nl-BE"/>
              </w:rPr>
            </w:pPr>
            <w:r w:rsidRPr="0063570B">
              <w:rPr>
                <w:lang w:val="nl-BE"/>
              </w:rPr>
              <w:t>Black</w:t>
            </w:r>
          </w:p>
          <w:p w:rsidR="0063570B" w:rsidRPr="0063570B" w:rsidRDefault="0063570B" w:rsidP="00991043">
            <w:pPr>
              <w:spacing w:before="100" w:beforeAutospacing="1" w:after="100" w:afterAutospacing="1"/>
            </w:pPr>
          </w:p>
        </w:tc>
      </w:tr>
      <w:tr w:rsidR="0063570B" w:rsidRPr="0063570B" w:rsidTr="00991043">
        <w:trPr>
          <w:trHeight w:val="1418"/>
        </w:trPr>
        <w:tc>
          <w:tcPr>
            <w:tcW w:w="3258" w:type="dxa"/>
          </w:tcPr>
          <w:p w:rsidR="0063570B" w:rsidRPr="0063570B" w:rsidRDefault="0063570B" w:rsidP="00991043">
            <w:r w:rsidRPr="0063570B">
              <w:rPr>
                <w:noProof/>
                <w:color w:val="0000FF"/>
                <w:lang w:val="nl-BE" w:eastAsia="nl-BE"/>
              </w:rPr>
              <w:drawing>
                <wp:anchor distT="0" distB="0" distL="114300" distR="114300" simplePos="0" relativeHeight="251886080" behindDoc="0" locked="0" layoutInCell="1" allowOverlap="1" wp14:anchorId="69FC11C5" wp14:editId="06428F68">
                  <wp:simplePos x="0" y="0"/>
                  <wp:positionH relativeFrom="column">
                    <wp:posOffset>498607</wp:posOffset>
                  </wp:positionH>
                  <wp:positionV relativeFrom="paragraph">
                    <wp:posOffset>57150</wp:posOffset>
                  </wp:positionV>
                  <wp:extent cx="787400" cy="787400"/>
                  <wp:effectExtent l="0" t="0" r="0" b="0"/>
                  <wp:wrapSquare wrapText="bothSides"/>
                  <wp:docPr id="18443" name="Afbeelding 18443" descr="http://upload.wikimedia.org/wikipedia/commons/thumb/5/58/GHS-pictogram-skull.svg/120px-GHS-pictogram-skull.svg.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upload.wikimedia.org/wikipedia/commons/thumb/5/58/GHS-pictogram-skull.svg/120px-GHS-pictogram-skull.svg.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noProof/>
                <w:lang w:val="en-US"/>
              </w:rPr>
            </w:pPr>
            <w:r w:rsidRPr="0063570B">
              <w:rPr>
                <w:b/>
                <w:noProof/>
                <w:lang w:val="en-US" w:eastAsia="nl-BE"/>
              </w:rPr>
              <w:t xml:space="preserve">Acute toxicity </w:t>
            </w:r>
            <w:r w:rsidRPr="0063570B">
              <w:rPr>
                <w:i/>
                <w:noProof/>
                <w:lang w:val="en-US" w:eastAsia="nl-BE"/>
              </w:rPr>
              <w:t>(GHS)</w:t>
            </w:r>
            <w:r w:rsidRPr="0063570B">
              <w:rPr>
                <w:b/>
                <w:noProof/>
                <w:lang w:val="en-US"/>
              </w:rPr>
              <w:t xml:space="preserve"> </w:t>
            </w:r>
          </w:p>
          <w:p w:rsidR="0063570B" w:rsidRPr="0063570B" w:rsidRDefault="0063570B" w:rsidP="00991043">
            <w:pPr>
              <w:rPr>
                <w:b/>
                <w:noProof/>
                <w:lang w:val="en-US"/>
              </w:rPr>
            </w:pP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pPr>
              <w:rPr>
                <w:lang w:val="nl-BE"/>
              </w:rPr>
            </w:pPr>
            <w:r w:rsidRPr="0063570B">
              <w:rPr>
                <w:lang w:val="nl-BE"/>
              </w:rPr>
              <w:t>Black</w:t>
            </w:r>
          </w:p>
          <w:p w:rsidR="0063570B" w:rsidRPr="0063570B" w:rsidRDefault="0063570B" w:rsidP="00991043">
            <w:pPr>
              <w:rPr>
                <w:b/>
              </w:rPr>
            </w:pPr>
          </w:p>
        </w:tc>
      </w:tr>
      <w:tr w:rsidR="0063570B" w:rsidRPr="0063570B" w:rsidTr="00991043">
        <w:trPr>
          <w:trHeight w:val="1418"/>
        </w:trPr>
        <w:tc>
          <w:tcPr>
            <w:tcW w:w="3258" w:type="dxa"/>
          </w:tcPr>
          <w:p w:rsidR="0063570B" w:rsidRPr="0063570B" w:rsidRDefault="0063570B" w:rsidP="00991043">
            <w:pPr>
              <w:rPr>
                <w:noProof/>
                <w:color w:val="0000FF"/>
                <w:lang w:val="en-US" w:eastAsia="en-US"/>
              </w:rPr>
            </w:pPr>
            <w:r w:rsidRPr="0063570B">
              <w:rPr>
                <w:noProof/>
                <w:lang w:val="nl-BE" w:eastAsia="nl-BE"/>
              </w:rPr>
              <w:drawing>
                <wp:anchor distT="0" distB="0" distL="114300" distR="114300" simplePos="0" relativeHeight="251934208" behindDoc="0" locked="0" layoutInCell="1" allowOverlap="1" wp14:anchorId="42843E48" wp14:editId="66561E28">
                  <wp:simplePos x="0" y="0"/>
                  <wp:positionH relativeFrom="column">
                    <wp:posOffset>533021</wp:posOffset>
                  </wp:positionH>
                  <wp:positionV relativeFrom="paragraph">
                    <wp:posOffset>91440</wp:posOffset>
                  </wp:positionV>
                  <wp:extent cx="743585" cy="743585"/>
                  <wp:effectExtent l="0" t="0" r="0" b="0"/>
                  <wp:wrapSquare wrapText="bothSides"/>
                  <wp:docPr id="18444" name="Afbeelding 18444" descr="http://www.gevaarsetiketten.com/components/com_virtuemart/shop_image/product/2005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vaarsetiketten.com/components/com_virtuemart/shop_image/product/200508.gi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43585" cy="7435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i/>
                <w:noProof/>
                <w:lang w:val="en-US" w:eastAsia="en-US"/>
              </w:rPr>
            </w:pPr>
            <w:r w:rsidRPr="0063570B">
              <w:rPr>
                <w:b/>
                <w:noProof/>
                <w:lang w:val="en-US" w:eastAsia="en-US"/>
              </w:rPr>
              <w:t xml:space="preserve">Harmful </w:t>
            </w:r>
            <w:r w:rsidRPr="0063570B">
              <w:rPr>
                <w:i/>
                <w:noProof/>
                <w:lang w:val="en-US" w:eastAsia="en-US"/>
              </w:rPr>
              <w:t>(GHS)</w:t>
            </w:r>
          </w:p>
          <w:p w:rsidR="0063570B" w:rsidRPr="0063570B" w:rsidRDefault="0063570B" w:rsidP="00991043">
            <w:pPr>
              <w:rPr>
                <w:i/>
                <w:lang w:val="en-US" w:eastAsia="en-US"/>
              </w:rPr>
            </w:pP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pPr>
              <w:rPr>
                <w:lang w:val="nl-BE"/>
              </w:rPr>
            </w:pPr>
            <w:r w:rsidRPr="0063570B">
              <w:rPr>
                <w:lang w:val="nl-BE"/>
              </w:rPr>
              <w:t>Black</w:t>
            </w:r>
          </w:p>
          <w:p w:rsidR="0063570B" w:rsidRPr="0063570B" w:rsidRDefault="0063570B" w:rsidP="00991043">
            <w:pPr>
              <w:rPr>
                <w:lang w:val="en-US" w:eastAsia="en-US"/>
              </w:rPr>
            </w:pPr>
          </w:p>
        </w:tc>
      </w:tr>
      <w:tr w:rsidR="0063570B" w:rsidRPr="0063570B" w:rsidTr="00991043">
        <w:trPr>
          <w:trHeight w:val="1418"/>
        </w:trPr>
        <w:tc>
          <w:tcPr>
            <w:tcW w:w="3258" w:type="dxa"/>
          </w:tcPr>
          <w:p w:rsidR="0063570B" w:rsidRPr="0063570B" w:rsidRDefault="0063570B" w:rsidP="00991043">
            <w:r w:rsidRPr="0063570B">
              <w:rPr>
                <w:noProof/>
                <w:color w:val="0000FF"/>
                <w:lang w:val="nl-BE" w:eastAsia="nl-BE"/>
              </w:rPr>
              <w:drawing>
                <wp:anchor distT="0" distB="0" distL="114300" distR="114300" simplePos="0" relativeHeight="251896320" behindDoc="0" locked="0" layoutInCell="1" allowOverlap="1" wp14:anchorId="10CFC1BF" wp14:editId="0D486E5E">
                  <wp:simplePos x="0" y="0"/>
                  <wp:positionH relativeFrom="column">
                    <wp:posOffset>517022</wp:posOffset>
                  </wp:positionH>
                  <wp:positionV relativeFrom="paragraph">
                    <wp:posOffset>72646</wp:posOffset>
                  </wp:positionV>
                  <wp:extent cx="787400" cy="787400"/>
                  <wp:effectExtent l="0" t="0" r="0" b="0"/>
                  <wp:wrapSquare wrapText="bothSides"/>
                  <wp:docPr id="18445" name="Afbeelding 18445" descr="http://upload.wikimedia.org/wikipedia/commons/thumb/b/b9/GHS-pictogram-pollu.svg/120px-GHS-pictogram-pollu.svg.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wikimedia.org/wikipedia/commons/thumb/b/b9/GHS-pictogram-pollu.svg/120px-GHS-pictogram-pollu.svg.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i/>
                <w:lang w:val="en-US" w:eastAsia="en-US"/>
              </w:rPr>
            </w:pPr>
            <w:r w:rsidRPr="0063570B">
              <w:rPr>
                <w:b/>
                <w:lang w:val="en-US" w:eastAsia="en-US"/>
              </w:rPr>
              <w:t xml:space="preserve">Environmental hazard </w:t>
            </w:r>
            <w:r w:rsidRPr="0063570B">
              <w:rPr>
                <w:i/>
                <w:lang w:val="en-US" w:eastAsia="en-US"/>
              </w:rPr>
              <w:t>(GHS)</w:t>
            </w:r>
          </w:p>
          <w:p w:rsidR="0063570B" w:rsidRPr="0063570B" w:rsidRDefault="0063570B" w:rsidP="00991043">
            <w:pPr>
              <w:rPr>
                <w:i/>
                <w:lang w:val="en-US" w:eastAsia="en-US"/>
              </w:rPr>
            </w:pPr>
          </w:p>
          <w:p w:rsidR="0063570B" w:rsidRPr="0063570B" w:rsidRDefault="0063570B" w:rsidP="00991043">
            <w:pPr>
              <w:rPr>
                <w:lang w:val="en-US"/>
              </w:rPr>
            </w:pPr>
            <w:r w:rsidRPr="0063570B">
              <w:rPr>
                <w:color w:val="000000"/>
                <w:lang w:val="en-US" w:eastAsia="nl-BE"/>
              </w:rPr>
              <w:t>Red R/G/B: 255/0/0</w:t>
            </w:r>
          </w:p>
          <w:p w:rsidR="0063570B" w:rsidRPr="0063570B" w:rsidRDefault="0063570B" w:rsidP="00991043">
            <w:pPr>
              <w:rPr>
                <w:lang w:val="nl-BE"/>
              </w:rPr>
            </w:pPr>
            <w:r w:rsidRPr="0063570B">
              <w:rPr>
                <w:lang w:val="nl-BE"/>
              </w:rPr>
              <w:t>Black</w:t>
            </w:r>
          </w:p>
          <w:p w:rsidR="0063570B" w:rsidRPr="0063570B" w:rsidRDefault="0063570B" w:rsidP="00991043"/>
        </w:tc>
      </w:tr>
      <w:tr w:rsidR="0063570B" w:rsidRPr="0063570B" w:rsidTr="00991043">
        <w:trPr>
          <w:trHeight w:val="1418"/>
        </w:trPr>
        <w:tc>
          <w:tcPr>
            <w:tcW w:w="3258" w:type="dxa"/>
          </w:tcPr>
          <w:p w:rsidR="0063570B" w:rsidRPr="0063570B" w:rsidRDefault="0063570B" w:rsidP="00991043">
            <w:r w:rsidRPr="0063570B">
              <w:rPr>
                <w:b/>
                <w:bCs/>
                <w:noProof/>
                <w:color w:val="2D2D2D"/>
                <w:sz w:val="18"/>
                <w:szCs w:val="18"/>
                <w:bdr w:val="single" w:sz="6" w:space="0" w:color="ECEAEA" w:frame="1"/>
                <w:lang w:val="nl-BE" w:eastAsia="nl-BE"/>
              </w:rPr>
              <w:drawing>
                <wp:anchor distT="0" distB="0" distL="114300" distR="114300" simplePos="0" relativeHeight="251900416" behindDoc="0" locked="0" layoutInCell="1" allowOverlap="1" wp14:anchorId="2EBEC58B" wp14:editId="67AD4494">
                  <wp:simplePos x="0" y="0"/>
                  <wp:positionH relativeFrom="column">
                    <wp:posOffset>411480</wp:posOffset>
                  </wp:positionH>
                  <wp:positionV relativeFrom="paragraph">
                    <wp:posOffset>164465</wp:posOffset>
                  </wp:positionV>
                  <wp:extent cx="925830" cy="825500"/>
                  <wp:effectExtent l="0" t="0" r="7620" b="0"/>
                  <wp:wrapSquare wrapText="bothSides"/>
                  <wp:docPr id="18446" name="Afbeelding 18446" descr="Gevaa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vaar">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5830" cy="825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Pr>
          <w:p w:rsidR="0063570B" w:rsidRPr="0063570B" w:rsidRDefault="0063570B" w:rsidP="00991043">
            <w:pPr>
              <w:rPr>
                <w:b/>
                <w:u w:val="single"/>
                <w:lang w:val="en-US"/>
              </w:rPr>
            </w:pPr>
            <w:r w:rsidRPr="0063570B">
              <w:rPr>
                <w:b/>
                <w:lang w:val="en-US"/>
              </w:rPr>
              <w:t>General warning!</w:t>
            </w:r>
            <w:r w:rsidRPr="0063570B">
              <w:rPr>
                <w:bCs/>
                <w:i/>
                <w:lang w:val="en-US"/>
              </w:rPr>
              <w:t xml:space="preserve">  ISO 7010</w:t>
            </w:r>
          </w:p>
          <w:p w:rsidR="0063570B" w:rsidRPr="0063570B" w:rsidRDefault="0063570B" w:rsidP="00991043">
            <w:pPr>
              <w:rPr>
                <w:b/>
                <w:u w:val="single"/>
                <w:lang w:val="en-US"/>
              </w:rPr>
            </w:pPr>
            <w:r w:rsidRPr="0063570B">
              <w:rPr>
                <w:b/>
                <w:lang w:val="en-US"/>
              </w:rPr>
              <w:t>Hazard symbol has to be at beginning of the text!</w:t>
            </w:r>
          </w:p>
          <w:p w:rsidR="0063570B" w:rsidRPr="0063570B" w:rsidRDefault="0063570B" w:rsidP="00991043">
            <w:pPr>
              <w:rPr>
                <w:b/>
                <w:lang w:val="en-US"/>
              </w:rPr>
            </w:pPr>
          </w:p>
          <w:p w:rsidR="0063570B" w:rsidRPr="0063570B" w:rsidRDefault="0063570B" w:rsidP="00991043">
            <w:pPr>
              <w:rPr>
                <w:lang w:val="en-US"/>
              </w:rPr>
            </w:pPr>
            <w:r w:rsidRPr="0063570B">
              <w:rPr>
                <w:color w:val="000000"/>
                <w:lang w:val="en-US" w:eastAsia="nl-BE"/>
              </w:rPr>
              <w:t>Yellow R/G/B: 255/255/0</w:t>
            </w:r>
          </w:p>
          <w:p w:rsidR="0063570B" w:rsidRPr="0063570B" w:rsidRDefault="0063570B" w:rsidP="00991043">
            <w:pPr>
              <w:rPr>
                <w:lang w:val="en-US"/>
              </w:rPr>
            </w:pPr>
            <w:r w:rsidRPr="0063570B">
              <w:rPr>
                <w:lang w:val="en-US"/>
              </w:rPr>
              <w:t>Black</w:t>
            </w:r>
          </w:p>
          <w:p w:rsidR="0063570B" w:rsidRPr="0063570B" w:rsidRDefault="0063570B" w:rsidP="00991043">
            <w:pPr>
              <w:rPr>
                <w:lang w:val="en-US"/>
              </w:rPr>
            </w:pPr>
          </w:p>
          <w:p w:rsidR="0063570B" w:rsidRPr="0063570B" w:rsidRDefault="0063570B" w:rsidP="00991043">
            <w:pPr>
              <w:rPr>
                <w:lang w:val="en-US"/>
              </w:rPr>
            </w:pPr>
          </w:p>
        </w:tc>
      </w:tr>
      <w:tr w:rsidR="0063570B" w:rsidRPr="0063570B" w:rsidTr="00991043">
        <w:trPr>
          <w:trHeight w:val="1418"/>
        </w:trPr>
        <w:tc>
          <w:tcPr>
            <w:tcW w:w="3258" w:type="dxa"/>
            <w:tcBorders>
              <w:bottom w:val="single" w:sz="4" w:space="0" w:color="auto"/>
            </w:tcBorders>
          </w:tcPr>
          <w:p w:rsidR="0063570B" w:rsidRPr="0063570B" w:rsidRDefault="0063570B" w:rsidP="00991043">
            <w:pPr>
              <w:rPr>
                <w:b/>
                <w:bCs/>
                <w:noProof/>
                <w:color w:val="2D2D2D"/>
                <w:sz w:val="18"/>
                <w:szCs w:val="18"/>
                <w:bdr w:val="single" w:sz="6" w:space="0" w:color="ECEAEA" w:frame="1"/>
                <w:lang w:val="en-US" w:eastAsia="nl-BE"/>
              </w:rPr>
            </w:pPr>
            <w:r w:rsidRPr="0063570B">
              <w:rPr>
                <w:noProof/>
                <w:lang w:val="nl-BE" w:eastAsia="nl-BE"/>
              </w:rPr>
              <w:drawing>
                <wp:anchor distT="0" distB="0" distL="114300" distR="114300" simplePos="0" relativeHeight="251948544" behindDoc="0" locked="0" layoutInCell="1" allowOverlap="1" wp14:anchorId="7D2CCEDC" wp14:editId="3B08B9BF">
                  <wp:simplePos x="0" y="0"/>
                  <wp:positionH relativeFrom="column">
                    <wp:posOffset>486410</wp:posOffset>
                  </wp:positionH>
                  <wp:positionV relativeFrom="paragraph">
                    <wp:posOffset>405765</wp:posOffset>
                  </wp:positionV>
                  <wp:extent cx="754380" cy="742950"/>
                  <wp:effectExtent l="0" t="0" r="7620" b="0"/>
                  <wp:wrapSquare wrapText="bothSides"/>
                  <wp:docPr id="18447" name="Afbeelding 18447" descr="Stop (bord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p (bordj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54380" cy="7429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29" w:type="dxa"/>
            <w:tcBorders>
              <w:bottom w:val="single" w:sz="4" w:space="0" w:color="auto"/>
            </w:tcBorders>
          </w:tcPr>
          <w:p w:rsidR="0063570B" w:rsidRPr="0063570B" w:rsidRDefault="0063570B" w:rsidP="00991043">
            <w:pPr>
              <w:rPr>
                <w:b/>
                <w:lang w:val="en-US"/>
              </w:rPr>
            </w:pPr>
            <w:r w:rsidRPr="0063570B">
              <w:rPr>
                <w:b/>
                <w:lang w:val="en-US"/>
              </w:rPr>
              <w:t xml:space="preserve">Indication of life threatening situation! </w:t>
            </w:r>
            <w:r w:rsidRPr="0063570B">
              <w:rPr>
                <w:i/>
                <w:lang w:val="en-US"/>
              </w:rPr>
              <w:t xml:space="preserve"> </w:t>
            </w:r>
            <w:r w:rsidRPr="0063570B">
              <w:rPr>
                <w:i/>
                <w:highlight w:val="yellow"/>
                <w:lang w:val="en-US"/>
              </w:rPr>
              <w:t>Draft</w:t>
            </w:r>
          </w:p>
          <w:p w:rsidR="0063570B" w:rsidRPr="0063570B" w:rsidRDefault="0063570B" w:rsidP="00991043">
            <w:pPr>
              <w:rPr>
                <w:b/>
                <w:lang w:val="en-US"/>
              </w:rPr>
            </w:pPr>
            <w:r w:rsidRPr="0063570B">
              <w:rPr>
                <w:b/>
                <w:lang w:val="en-US"/>
              </w:rPr>
              <w:t>Hazard symbol has to be at beginning of the text!</w:t>
            </w:r>
          </w:p>
          <w:p w:rsidR="0063570B" w:rsidRPr="0063570B" w:rsidRDefault="0063570B" w:rsidP="00991043">
            <w:pPr>
              <w:rPr>
                <w:b/>
                <w:lang w:val="en-US"/>
              </w:rPr>
            </w:pPr>
            <w:r w:rsidRPr="0063570B">
              <w:rPr>
                <w:b/>
                <w:lang w:val="en-US"/>
              </w:rPr>
              <w:t>Not acting on provided information can lead to life threatening consequences…</w:t>
            </w:r>
          </w:p>
          <w:p w:rsidR="0063570B" w:rsidRPr="0063570B" w:rsidRDefault="0063570B" w:rsidP="00991043">
            <w:pPr>
              <w:rPr>
                <w:b/>
                <w:lang w:val="en-US"/>
              </w:rPr>
            </w:pPr>
          </w:p>
          <w:p w:rsidR="0063570B" w:rsidRPr="0063570B" w:rsidRDefault="0063570B" w:rsidP="00991043">
            <w:pPr>
              <w:rPr>
                <w:lang w:val="en-US"/>
              </w:rPr>
            </w:pPr>
            <w:r w:rsidRPr="0063570B">
              <w:rPr>
                <w:lang w:val="en-US"/>
              </w:rPr>
              <w:t>Red R/G/B: 255/0/0</w:t>
            </w:r>
          </w:p>
          <w:p w:rsidR="0063570B" w:rsidRPr="0063570B" w:rsidRDefault="0063570B" w:rsidP="00991043">
            <w:pPr>
              <w:rPr>
                <w:lang w:val="en-US"/>
              </w:rPr>
            </w:pPr>
            <w:r w:rsidRPr="0063570B">
              <w:rPr>
                <w:lang w:val="en-US"/>
              </w:rPr>
              <w:t>White</w:t>
            </w:r>
          </w:p>
          <w:p w:rsidR="0063570B" w:rsidRPr="0063570B" w:rsidRDefault="0063570B" w:rsidP="00991043">
            <w:pPr>
              <w:rPr>
                <w:b/>
                <w:lang w:val="en-US"/>
              </w:rPr>
            </w:pPr>
          </w:p>
          <w:p w:rsidR="0063570B" w:rsidRPr="0063570B" w:rsidRDefault="0063570B" w:rsidP="00991043">
            <w:pPr>
              <w:rPr>
                <w:b/>
                <w:lang w:val="en-US"/>
              </w:rPr>
            </w:pPr>
          </w:p>
        </w:tc>
      </w:tr>
    </w:tbl>
    <w:p w:rsidR="0063570B" w:rsidRPr="0063570B" w:rsidRDefault="0063570B" w:rsidP="0063570B"/>
    <w:tbl>
      <w:tblPr>
        <w:tblStyle w:val="Tabelraster"/>
        <w:tblW w:w="10915" w:type="dxa"/>
        <w:tblInd w:w="-147" w:type="dxa"/>
        <w:tblLook w:val="04A0" w:firstRow="1" w:lastRow="0" w:firstColumn="1" w:lastColumn="0" w:noHBand="0" w:noVBand="1"/>
      </w:tblPr>
      <w:tblGrid>
        <w:gridCol w:w="3067"/>
        <w:gridCol w:w="7848"/>
      </w:tblGrid>
      <w:tr w:rsidR="0063570B" w:rsidRPr="0063570B" w:rsidTr="0021265A">
        <w:trPr>
          <w:trHeight w:val="879"/>
        </w:trPr>
        <w:tc>
          <w:tcPr>
            <w:tcW w:w="10915" w:type="dxa"/>
            <w:gridSpan w:val="2"/>
          </w:tcPr>
          <w:p w:rsidR="0063570B" w:rsidRPr="0063570B" w:rsidRDefault="0063570B" w:rsidP="0063570B">
            <w:pPr>
              <w:rPr>
                <w:b/>
                <w:lang w:val="en-US"/>
              </w:rPr>
            </w:pPr>
            <w:r w:rsidRPr="0063570B">
              <w:rPr>
                <w:b/>
                <w:lang w:val="en-US"/>
              </w:rPr>
              <w:t>DRIVE LINE SIGNS</w:t>
            </w:r>
          </w:p>
          <w:p w:rsidR="0063570B" w:rsidRPr="0063570B" w:rsidRDefault="0063570B" w:rsidP="0063570B">
            <w:pPr>
              <w:rPr>
                <w:lang w:val="en-US"/>
              </w:rPr>
            </w:pPr>
          </w:p>
          <w:p w:rsidR="0063570B" w:rsidRPr="0063570B" w:rsidRDefault="0063570B" w:rsidP="0063570B">
            <w:pPr>
              <w:rPr>
                <w:lang w:val="en-US"/>
              </w:rPr>
            </w:pPr>
          </w:p>
        </w:tc>
      </w:tr>
      <w:tr w:rsidR="0063570B" w:rsidRPr="0063570B" w:rsidTr="0021265A">
        <w:trPr>
          <w:trHeight w:val="2268"/>
        </w:trPr>
        <w:tc>
          <w:tcPr>
            <w:tcW w:w="3067" w:type="dxa"/>
          </w:tcPr>
          <w:p w:rsidR="0063570B" w:rsidRPr="0063570B" w:rsidRDefault="0063570B" w:rsidP="0063570B">
            <w:pPr>
              <w:rPr>
                <w:lang w:val="en-US"/>
              </w:rPr>
            </w:pPr>
          </w:p>
          <w:p w:rsidR="0063570B" w:rsidRPr="0063570B" w:rsidRDefault="0063570B" w:rsidP="0063570B">
            <w:pPr>
              <w:rPr>
                <w:lang w:val="en-US"/>
              </w:rPr>
            </w:pPr>
            <w:r w:rsidRPr="0063570B">
              <w:rPr>
                <w:noProof/>
                <w:lang w:val="nl-BE" w:eastAsia="nl-BE"/>
              </w:rPr>
              <w:drawing>
                <wp:anchor distT="0" distB="0" distL="114300" distR="114300" simplePos="0" relativeHeight="251901440" behindDoc="0" locked="0" layoutInCell="1" allowOverlap="1" wp14:anchorId="58CA968C" wp14:editId="6EFE619B">
                  <wp:simplePos x="0" y="0"/>
                  <wp:positionH relativeFrom="column">
                    <wp:posOffset>157480</wp:posOffset>
                  </wp:positionH>
                  <wp:positionV relativeFrom="paragraph">
                    <wp:posOffset>108585</wp:posOffset>
                  </wp:positionV>
                  <wp:extent cx="1419225" cy="1421130"/>
                  <wp:effectExtent l="0" t="0" r="9525" b="7620"/>
                  <wp:wrapSquare wrapText="bothSides"/>
                  <wp:docPr id="18452" name="Afbeelding 1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9225" cy="1421130"/>
                          </a:xfrm>
                          <a:prstGeom prst="rect">
                            <a:avLst/>
                          </a:prstGeom>
                        </pic:spPr>
                      </pic:pic>
                    </a:graphicData>
                  </a:graphic>
                  <wp14:sizeRelH relativeFrom="page">
                    <wp14:pctWidth>0</wp14:pctWidth>
                  </wp14:sizeRelH>
                  <wp14:sizeRelV relativeFrom="page">
                    <wp14:pctHeight>0</wp14:pctHeight>
                  </wp14:sizeRelV>
                </wp:anchor>
              </w:drawing>
            </w:r>
          </w:p>
        </w:tc>
        <w:tc>
          <w:tcPr>
            <w:tcW w:w="7848" w:type="dxa"/>
          </w:tcPr>
          <w:p w:rsidR="0063570B" w:rsidRPr="0063570B" w:rsidRDefault="0063570B" w:rsidP="0063570B">
            <w:pPr>
              <w:rPr>
                <w:b/>
                <w:lang w:val="en-US"/>
              </w:rPr>
            </w:pPr>
            <w:r w:rsidRPr="0063570B">
              <w:rPr>
                <w:b/>
                <w:u w:val="single"/>
                <w:lang w:val="en-US"/>
              </w:rPr>
              <w:t>H</w:t>
            </w:r>
            <w:r w:rsidRPr="0063570B">
              <w:rPr>
                <w:b/>
                <w:lang w:val="en-US"/>
              </w:rPr>
              <w:t xml:space="preserve">ybrid </w:t>
            </w:r>
            <w:r w:rsidRPr="0063570B">
              <w:rPr>
                <w:b/>
                <w:u w:val="single"/>
                <w:lang w:val="en-US"/>
              </w:rPr>
              <w:t>E</w:t>
            </w:r>
            <w:r w:rsidRPr="0063570B">
              <w:rPr>
                <w:b/>
                <w:lang w:val="en-US"/>
              </w:rPr>
              <w:t xml:space="preserve">lectric </w:t>
            </w:r>
            <w:r w:rsidRPr="0063570B">
              <w:rPr>
                <w:b/>
                <w:u w:val="single"/>
                <w:lang w:val="en-US"/>
              </w:rPr>
              <w:t>V</w:t>
            </w:r>
            <w:r w:rsidRPr="0063570B">
              <w:rPr>
                <w:b/>
                <w:lang w:val="en-US"/>
              </w:rPr>
              <w:t>ehicle: hybrid vehicle with 2 driving mechanisms: liquid fuel ( e.g. Diesel) and electric.</w:t>
            </w:r>
          </w:p>
          <w:p w:rsidR="0063570B" w:rsidRPr="0063570B" w:rsidRDefault="0063570B" w:rsidP="0063570B">
            <w:pPr>
              <w:rPr>
                <w:u w:val="single"/>
                <w:lang w:val="en-US"/>
              </w:rPr>
            </w:pPr>
          </w:p>
          <w:p w:rsidR="0063570B" w:rsidRPr="0063570B" w:rsidRDefault="0063570B" w:rsidP="0063570B">
            <w:pPr>
              <w:rPr>
                <w:u w:val="single"/>
                <w:lang w:val="en-US"/>
              </w:rPr>
            </w:pPr>
            <w:r w:rsidRPr="0063570B">
              <w:rPr>
                <w:u w:val="single"/>
                <w:lang w:val="en-US"/>
              </w:rPr>
              <w:t>Symbol description:</w:t>
            </w:r>
          </w:p>
          <w:p w:rsidR="0063570B" w:rsidRPr="0063570B" w:rsidRDefault="0063570B" w:rsidP="0063570B">
            <w:pPr>
              <w:rPr>
                <w:lang w:val="fr-LU"/>
              </w:rPr>
            </w:pPr>
            <w:r w:rsidRPr="0063570B">
              <w:rPr>
                <w:lang w:val="fr-LU"/>
              </w:rPr>
              <w:t>Fuel pump with</w:t>
            </w:r>
          </w:p>
          <w:p w:rsidR="0063570B" w:rsidRPr="0063570B" w:rsidRDefault="0063570B" w:rsidP="0063570B">
            <w:pPr>
              <w:rPr>
                <w:lang w:val="fr-LU"/>
              </w:rPr>
            </w:pPr>
            <w:r w:rsidRPr="0063570B">
              <w:rPr>
                <w:lang w:val="fr-LU"/>
              </w:rPr>
              <w:t>1 flame =  flammable liquid.</w:t>
            </w:r>
            <w:r w:rsidRPr="0063570B">
              <w:rPr>
                <w:noProof/>
                <w:lang w:val="en-US" w:eastAsia="nl-BE"/>
              </w:rPr>
              <w:t xml:space="preserve"> </w:t>
            </w:r>
          </w:p>
          <w:p w:rsidR="0063570B" w:rsidRPr="0063570B" w:rsidRDefault="0063570B" w:rsidP="0063570B">
            <w:pPr>
              <w:rPr>
                <w:lang w:val="en-US"/>
              </w:rPr>
            </w:pPr>
            <w:r w:rsidRPr="0063570B">
              <w:rPr>
                <w:lang w:val="en-US"/>
              </w:rPr>
              <w:t>High voltage symbol.</w:t>
            </w:r>
          </w:p>
          <w:p w:rsidR="0063570B" w:rsidRPr="0063570B" w:rsidRDefault="0063570B" w:rsidP="0063570B">
            <w:pPr>
              <w:rPr>
                <w:u w:val="single"/>
                <w:lang w:val="en-US"/>
              </w:rPr>
            </w:pPr>
            <w:r w:rsidRPr="0063570B">
              <w:rPr>
                <w:u w:val="single"/>
                <w:lang w:val="en-US"/>
              </w:rPr>
              <w:t>Colors:</w:t>
            </w:r>
          </w:p>
          <w:p w:rsidR="0063570B" w:rsidRPr="0063570B" w:rsidRDefault="0063570B" w:rsidP="0063570B">
            <w:pPr>
              <w:rPr>
                <w:lang w:val="en-US"/>
              </w:rPr>
            </w:pPr>
            <w:r w:rsidRPr="0063570B">
              <w:rPr>
                <w:lang w:val="en-US"/>
              </w:rPr>
              <w:t>Orange R/G/B: 255/165/0</w:t>
            </w:r>
          </w:p>
          <w:p w:rsidR="0063570B" w:rsidRPr="0063570B" w:rsidRDefault="0063570B" w:rsidP="0063570B">
            <w:pPr>
              <w:rPr>
                <w:lang w:val="en-US"/>
              </w:rPr>
            </w:pPr>
            <w:r w:rsidRPr="0063570B">
              <w:rPr>
                <w:lang w:val="en-US"/>
              </w:rPr>
              <w:t>Grey R/G/B: 127/127/127</w:t>
            </w:r>
          </w:p>
          <w:p w:rsidR="0063570B" w:rsidRPr="0063570B" w:rsidRDefault="0063570B" w:rsidP="0063570B">
            <w:pPr>
              <w:rPr>
                <w:lang w:val="en-US"/>
              </w:rPr>
            </w:pPr>
            <w:r w:rsidRPr="0063570B">
              <w:rPr>
                <w:lang w:val="en-US"/>
              </w:rPr>
              <w:t>Black</w:t>
            </w:r>
          </w:p>
          <w:p w:rsidR="0063570B" w:rsidRPr="0063570B" w:rsidRDefault="0063570B" w:rsidP="0063570B">
            <w:pPr>
              <w:rPr>
                <w:u w:val="single"/>
                <w:lang w:val="en-US"/>
              </w:rPr>
            </w:pPr>
            <w:r w:rsidRPr="0063570B">
              <w:rPr>
                <w:u w:val="single"/>
                <w:lang w:val="en-US"/>
              </w:rPr>
              <w:t>Text:</w:t>
            </w:r>
            <w:r w:rsidRPr="0063570B">
              <w:t xml:space="preserve"> </w:t>
            </w:r>
            <w:r w:rsidRPr="0063570B">
              <w:rPr>
                <w:lang w:val="en-US"/>
              </w:rPr>
              <w:t>Arial rounded MT Bold</w:t>
            </w:r>
            <w:r w:rsidRPr="0063570B">
              <w:rPr>
                <w:u w:val="single"/>
                <w:lang w:val="en-US"/>
              </w:rPr>
              <w:t xml:space="preserve">  </w:t>
            </w:r>
          </w:p>
        </w:tc>
      </w:tr>
      <w:tr w:rsidR="0063570B" w:rsidRPr="0063570B" w:rsidTr="0021265A">
        <w:trPr>
          <w:trHeight w:val="3363"/>
        </w:trPr>
        <w:tc>
          <w:tcPr>
            <w:tcW w:w="3067" w:type="dxa"/>
          </w:tcPr>
          <w:p w:rsidR="0063570B" w:rsidRPr="0063570B" w:rsidRDefault="0063570B" w:rsidP="0063570B">
            <w:pPr>
              <w:rPr>
                <w:lang w:val="en-US"/>
              </w:rPr>
            </w:pPr>
            <w:r w:rsidRPr="0063570B">
              <w:rPr>
                <w:noProof/>
                <w:lang w:val="nl-BE" w:eastAsia="nl-BE"/>
              </w:rPr>
              <w:drawing>
                <wp:anchor distT="0" distB="0" distL="114300" distR="114300" simplePos="0" relativeHeight="251903488" behindDoc="0" locked="0" layoutInCell="1" allowOverlap="1" wp14:anchorId="2FF374F7" wp14:editId="29DAF2BC">
                  <wp:simplePos x="0" y="0"/>
                  <wp:positionH relativeFrom="column">
                    <wp:posOffset>135890</wp:posOffset>
                  </wp:positionH>
                  <wp:positionV relativeFrom="paragraph">
                    <wp:posOffset>285115</wp:posOffset>
                  </wp:positionV>
                  <wp:extent cx="1417320" cy="1417320"/>
                  <wp:effectExtent l="0" t="0" r="0" b="0"/>
                  <wp:wrapSquare wrapText="bothSides"/>
                  <wp:docPr id="18453" name="Afbeelding 1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14:sizeRelH relativeFrom="page">
                    <wp14:pctWidth>0</wp14:pctWidth>
                  </wp14:sizeRelH>
                  <wp14:sizeRelV relativeFrom="page">
                    <wp14:pctHeight>0</wp14:pctHeight>
                  </wp14:sizeRelV>
                </wp:anchor>
              </w:drawing>
            </w:r>
          </w:p>
          <w:p w:rsidR="0063570B" w:rsidRPr="0063570B" w:rsidRDefault="0063570B" w:rsidP="0063570B">
            <w:pPr>
              <w:rPr>
                <w:lang w:val="en-US"/>
              </w:rPr>
            </w:pPr>
          </w:p>
          <w:p w:rsidR="0063570B" w:rsidRPr="0063570B" w:rsidRDefault="0063570B" w:rsidP="0063570B">
            <w:pPr>
              <w:rPr>
                <w:lang w:val="en-US"/>
              </w:rPr>
            </w:pPr>
          </w:p>
        </w:tc>
        <w:tc>
          <w:tcPr>
            <w:tcW w:w="7848" w:type="dxa"/>
          </w:tcPr>
          <w:p w:rsidR="0063570B" w:rsidRPr="0063570B" w:rsidRDefault="0063570B" w:rsidP="0063570B">
            <w:pPr>
              <w:rPr>
                <w:b/>
                <w:lang w:val="en-US"/>
              </w:rPr>
            </w:pPr>
            <w:r w:rsidRPr="0063570B">
              <w:rPr>
                <w:b/>
                <w:u w:val="single"/>
                <w:lang w:val="en-US"/>
              </w:rPr>
              <w:t>P</w:t>
            </w:r>
            <w:r w:rsidRPr="0063570B">
              <w:rPr>
                <w:b/>
                <w:lang w:val="en-US"/>
              </w:rPr>
              <w:t xml:space="preserve">lug In </w:t>
            </w:r>
            <w:r w:rsidRPr="0063570B">
              <w:rPr>
                <w:b/>
                <w:u w:val="single"/>
                <w:lang w:val="en-US"/>
              </w:rPr>
              <w:t>H</w:t>
            </w:r>
            <w:r w:rsidRPr="0063570B">
              <w:rPr>
                <w:b/>
                <w:lang w:val="en-US"/>
              </w:rPr>
              <w:t xml:space="preserve">ybrid </w:t>
            </w:r>
            <w:r w:rsidRPr="0063570B">
              <w:rPr>
                <w:b/>
                <w:u w:val="single"/>
                <w:lang w:val="en-US"/>
              </w:rPr>
              <w:t>E</w:t>
            </w:r>
            <w:r w:rsidRPr="0063570B">
              <w:rPr>
                <w:b/>
                <w:lang w:val="en-US"/>
              </w:rPr>
              <w:t xml:space="preserve">lectric </w:t>
            </w:r>
            <w:r w:rsidRPr="0063570B">
              <w:rPr>
                <w:b/>
                <w:u w:val="single"/>
                <w:lang w:val="en-US"/>
              </w:rPr>
              <w:t>V</w:t>
            </w:r>
            <w:r w:rsidRPr="0063570B">
              <w:rPr>
                <w:b/>
                <w:lang w:val="en-US"/>
              </w:rPr>
              <w:t>ehicle: hybrid vehicle with 2 driving mechanisms: liquid fuel ( e.g. Diesel) and electric.    Also power grid-connector to recharge battery.</w:t>
            </w:r>
          </w:p>
          <w:p w:rsidR="0063570B" w:rsidRPr="0063570B" w:rsidRDefault="0063570B" w:rsidP="0063570B">
            <w:pPr>
              <w:rPr>
                <w:u w:val="single"/>
                <w:lang w:val="en-US"/>
              </w:rPr>
            </w:pPr>
          </w:p>
          <w:p w:rsidR="0063570B" w:rsidRPr="0063570B" w:rsidRDefault="0063570B" w:rsidP="0063570B">
            <w:pPr>
              <w:rPr>
                <w:u w:val="single"/>
                <w:lang w:val="en-US"/>
              </w:rPr>
            </w:pPr>
            <w:r w:rsidRPr="0063570B">
              <w:rPr>
                <w:u w:val="single"/>
                <w:lang w:val="en-US"/>
              </w:rPr>
              <w:t>Symbol description:</w:t>
            </w:r>
          </w:p>
          <w:p w:rsidR="0063570B" w:rsidRPr="0063570B" w:rsidRDefault="0063570B" w:rsidP="0063570B">
            <w:pPr>
              <w:rPr>
                <w:lang w:val="fr-LU"/>
              </w:rPr>
            </w:pPr>
            <w:r w:rsidRPr="0063570B">
              <w:rPr>
                <w:lang w:val="fr-LU"/>
              </w:rPr>
              <w:t>Fuel pump with</w:t>
            </w:r>
          </w:p>
          <w:p w:rsidR="0063570B" w:rsidRPr="0063570B" w:rsidRDefault="0063570B" w:rsidP="0063570B">
            <w:pPr>
              <w:rPr>
                <w:lang w:val="fr-LU"/>
              </w:rPr>
            </w:pPr>
            <w:r w:rsidRPr="0063570B">
              <w:rPr>
                <w:lang w:val="fr-LU"/>
              </w:rPr>
              <w:t>1 flame =  flammable liquid.</w:t>
            </w:r>
            <w:r w:rsidRPr="0063570B">
              <w:rPr>
                <w:noProof/>
                <w:lang w:val="en-US" w:eastAsia="nl-BE"/>
              </w:rPr>
              <w:t xml:space="preserve"> </w:t>
            </w:r>
          </w:p>
          <w:p w:rsidR="0063570B" w:rsidRPr="0063570B" w:rsidRDefault="0063570B" w:rsidP="0063570B">
            <w:pPr>
              <w:rPr>
                <w:lang w:val="en-US"/>
              </w:rPr>
            </w:pPr>
            <w:r w:rsidRPr="0063570B">
              <w:rPr>
                <w:lang w:val="en-US"/>
              </w:rPr>
              <w:t>High voltage/plug in symbol</w:t>
            </w:r>
          </w:p>
          <w:p w:rsidR="0063570B" w:rsidRPr="0063570B" w:rsidRDefault="0063570B" w:rsidP="0063570B">
            <w:pPr>
              <w:rPr>
                <w:lang w:val="en-US"/>
              </w:rPr>
            </w:pPr>
            <w:r w:rsidRPr="0063570B">
              <w:rPr>
                <w:u w:val="single"/>
                <w:lang w:val="en-US"/>
              </w:rPr>
              <w:t>Colors:</w:t>
            </w:r>
            <w:r w:rsidRPr="0063570B">
              <w:rPr>
                <w:lang w:val="en-US"/>
              </w:rPr>
              <w:t xml:space="preserve"> </w:t>
            </w:r>
          </w:p>
          <w:p w:rsidR="0063570B" w:rsidRPr="0063570B" w:rsidRDefault="0063570B" w:rsidP="0063570B">
            <w:pPr>
              <w:rPr>
                <w:lang w:val="en-US"/>
              </w:rPr>
            </w:pPr>
            <w:r w:rsidRPr="0063570B">
              <w:rPr>
                <w:lang w:val="en-US"/>
              </w:rPr>
              <w:t>Orange R/G/B: 255/165/0</w:t>
            </w:r>
          </w:p>
          <w:p w:rsidR="0063570B" w:rsidRPr="0063570B" w:rsidRDefault="0063570B" w:rsidP="0063570B">
            <w:pPr>
              <w:rPr>
                <w:lang w:val="en-US"/>
              </w:rPr>
            </w:pPr>
            <w:r w:rsidRPr="0063570B">
              <w:rPr>
                <w:lang w:val="en-US"/>
              </w:rPr>
              <w:t>Grey R/G/B: 127/127/127</w:t>
            </w:r>
          </w:p>
          <w:p w:rsidR="0063570B" w:rsidRPr="0063570B" w:rsidRDefault="0063570B" w:rsidP="0063570B">
            <w:pPr>
              <w:rPr>
                <w:lang w:val="en-US"/>
              </w:rPr>
            </w:pPr>
            <w:r w:rsidRPr="0063570B">
              <w:rPr>
                <w:lang w:val="en-US"/>
              </w:rPr>
              <w:t>Black</w:t>
            </w:r>
          </w:p>
          <w:p w:rsidR="0063570B" w:rsidRPr="0063570B" w:rsidRDefault="0063570B" w:rsidP="0063570B">
            <w:pPr>
              <w:rPr>
                <w:lang w:val="en-US"/>
              </w:rPr>
            </w:pPr>
            <w:r w:rsidRPr="0063570B">
              <w:rPr>
                <w:u w:val="single"/>
                <w:lang w:val="en-US"/>
              </w:rPr>
              <w:t>Text:</w:t>
            </w:r>
            <w:r w:rsidRPr="0063570B">
              <w:rPr>
                <w:lang w:val="en-US"/>
              </w:rPr>
              <w:t xml:space="preserve"> Arial rounded MT Bold</w:t>
            </w:r>
            <w:r w:rsidRPr="0063570B">
              <w:rPr>
                <w:u w:val="single"/>
                <w:lang w:val="en-US"/>
              </w:rPr>
              <w:t xml:space="preserve">  </w:t>
            </w:r>
          </w:p>
        </w:tc>
      </w:tr>
      <w:tr w:rsidR="0063570B" w:rsidRPr="0063570B" w:rsidTr="0021265A">
        <w:trPr>
          <w:trHeight w:val="3326"/>
        </w:trPr>
        <w:tc>
          <w:tcPr>
            <w:tcW w:w="3067" w:type="dxa"/>
          </w:tcPr>
          <w:p w:rsidR="0063570B" w:rsidRPr="0063570B" w:rsidRDefault="0063570B" w:rsidP="0063570B">
            <w:pPr>
              <w:rPr>
                <w:noProof/>
                <w:lang w:val="en-US" w:eastAsia="nl-BE"/>
              </w:rPr>
            </w:pPr>
            <w:r w:rsidRPr="0063570B">
              <w:rPr>
                <w:noProof/>
                <w:lang w:val="nl-BE" w:eastAsia="nl-BE"/>
              </w:rPr>
              <w:drawing>
                <wp:anchor distT="0" distB="0" distL="114300" distR="114300" simplePos="0" relativeHeight="251915776" behindDoc="0" locked="0" layoutInCell="1" allowOverlap="1" wp14:anchorId="4F9EE951" wp14:editId="1E69AC28">
                  <wp:simplePos x="0" y="0"/>
                  <wp:positionH relativeFrom="column">
                    <wp:posOffset>-4445</wp:posOffset>
                  </wp:positionH>
                  <wp:positionV relativeFrom="paragraph">
                    <wp:posOffset>219075</wp:posOffset>
                  </wp:positionV>
                  <wp:extent cx="1656345" cy="1527810"/>
                  <wp:effectExtent l="0" t="0" r="1270" b="0"/>
                  <wp:wrapSquare wrapText="bothSides"/>
                  <wp:docPr id="18454" name="Afbeelding 1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56345" cy="1527810"/>
                          </a:xfrm>
                          <a:prstGeom prst="rect">
                            <a:avLst/>
                          </a:prstGeom>
                        </pic:spPr>
                      </pic:pic>
                    </a:graphicData>
                  </a:graphic>
                  <wp14:sizeRelH relativeFrom="page">
                    <wp14:pctWidth>0</wp14:pctWidth>
                  </wp14:sizeRelH>
                  <wp14:sizeRelV relativeFrom="page">
                    <wp14:pctHeight>0</wp14:pctHeight>
                  </wp14:sizeRelV>
                </wp:anchor>
              </w:drawing>
            </w:r>
          </w:p>
          <w:p w:rsidR="0063570B" w:rsidRPr="0063570B" w:rsidRDefault="0063570B" w:rsidP="0063570B">
            <w:pPr>
              <w:rPr>
                <w:lang w:val="en-US" w:eastAsia="nl-BE"/>
              </w:rPr>
            </w:pPr>
          </w:p>
        </w:tc>
        <w:tc>
          <w:tcPr>
            <w:tcW w:w="7848" w:type="dxa"/>
          </w:tcPr>
          <w:p w:rsidR="0063570B" w:rsidRPr="0063570B" w:rsidRDefault="0063570B" w:rsidP="0063570B">
            <w:pPr>
              <w:rPr>
                <w:b/>
                <w:lang w:val="en-US"/>
              </w:rPr>
            </w:pPr>
            <w:r w:rsidRPr="0063570B">
              <w:rPr>
                <w:b/>
                <w:u w:val="single"/>
                <w:lang w:val="en-US"/>
              </w:rPr>
              <w:t>P</w:t>
            </w:r>
            <w:r w:rsidRPr="0063570B">
              <w:rPr>
                <w:b/>
                <w:lang w:val="en-US"/>
              </w:rPr>
              <w:t xml:space="preserve">lug In </w:t>
            </w:r>
            <w:r w:rsidRPr="0063570B">
              <w:rPr>
                <w:b/>
                <w:u w:val="single"/>
                <w:lang w:val="en-US"/>
              </w:rPr>
              <w:t>H</w:t>
            </w:r>
            <w:r w:rsidRPr="0063570B">
              <w:rPr>
                <w:b/>
                <w:lang w:val="en-US"/>
              </w:rPr>
              <w:t xml:space="preserve">ybrid </w:t>
            </w:r>
            <w:r w:rsidRPr="0063570B">
              <w:rPr>
                <w:b/>
                <w:u w:val="single"/>
                <w:lang w:val="en-US"/>
              </w:rPr>
              <w:t>E</w:t>
            </w:r>
            <w:r w:rsidRPr="0063570B">
              <w:rPr>
                <w:b/>
                <w:lang w:val="en-US"/>
              </w:rPr>
              <w:t xml:space="preserve">lectric </w:t>
            </w:r>
            <w:r w:rsidRPr="0063570B">
              <w:rPr>
                <w:b/>
                <w:u w:val="single"/>
                <w:lang w:val="en-US"/>
              </w:rPr>
              <w:t>V</w:t>
            </w:r>
            <w:r w:rsidRPr="0063570B">
              <w:rPr>
                <w:b/>
                <w:lang w:val="en-US"/>
              </w:rPr>
              <w:t>ehicle: hybrid vehicle with 2 driving mechanisms: liquid fuel ( e.g. Gasoline ) and electric. Also power grid-connector to recharge battery.</w:t>
            </w:r>
          </w:p>
          <w:p w:rsidR="0063570B" w:rsidRPr="0063570B" w:rsidRDefault="0063570B" w:rsidP="0063570B">
            <w:pPr>
              <w:rPr>
                <w:u w:val="single"/>
                <w:lang w:val="en-US"/>
              </w:rPr>
            </w:pPr>
          </w:p>
          <w:p w:rsidR="0063570B" w:rsidRPr="0063570B" w:rsidRDefault="0063570B" w:rsidP="0063570B">
            <w:pPr>
              <w:rPr>
                <w:u w:val="single"/>
                <w:lang w:val="en-US"/>
              </w:rPr>
            </w:pPr>
            <w:r w:rsidRPr="0063570B">
              <w:rPr>
                <w:u w:val="single"/>
                <w:lang w:val="en-US"/>
              </w:rPr>
              <w:t>Symbol description:</w:t>
            </w:r>
          </w:p>
          <w:p w:rsidR="0063570B" w:rsidRPr="0063570B" w:rsidRDefault="0063570B" w:rsidP="0063570B">
            <w:pPr>
              <w:rPr>
                <w:lang w:val="fr-LU"/>
              </w:rPr>
            </w:pPr>
            <w:r w:rsidRPr="0063570B">
              <w:rPr>
                <w:lang w:val="fr-LU"/>
              </w:rPr>
              <w:t>Fuel pump with</w:t>
            </w:r>
          </w:p>
          <w:p w:rsidR="0063570B" w:rsidRPr="0063570B" w:rsidRDefault="0063570B" w:rsidP="0063570B">
            <w:pPr>
              <w:rPr>
                <w:lang w:val="en-US"/>
              </w:rPr>
            </w:pPr>
            <w:r w:rsidRPr="0063570B">
              <w:rPr>
                <w:lang w:val="en-US"/>
              </w:rPr>
              <w:t>2 flames  =  highly flammable liquid.</w:t>
            </w:r>
          </w:p>
          <w:p w:rsidR="0063570B" w:rsidRPr="0063570B" w:rsidRDefault="0063570B" w:rsidP="0063570B">
            <w:pPr>
              <w:rPr>
                <w:lang w:val="en-US"/>
              </w:rPr>
            </w:pPr>
            <w:r w:rsidRPr="0063570B">
              <w:rPr>
                <w:lang w:val="en-US"/>
              </w:rPr>
              <w:t>High voltage/plug in symbol</w:t>
            </w:r>
          </w:p>
          <w:p w:rsidR="0063570B" w:rsidRPr="0063570B" w:rsidRDefault="0063570B" w:rsidP="0063570B">
            <w:pPr>
              <w:rPr>
                <w:lang w:val="en-US"/>
              </w:rPr>
            </w:pPr>
            <w:r w:rsidRPr="0063570B">
              <w:rPr>
                <w:u w:val="single"/>
                <w:lang w:val="en-US"/>
              </w:rPr>
              <w:t>Colors:</w:t>
            </w:r>
            <w:r w:rsidRPr="0063570B">
              <w:rPr>
                <w:lang w:val="en-US"/>
              </w:rPr>
              <w:t xml:space="preserve"> </w:t>
            </w:r>
          </w:p>
          <w:p w:rsidR="0063570B" w:rsidRPr="0063570B" w:rsidRDefault="0063570B" w:rsidP="0063570B">
            <w:pPr>
              <w:rPr>
                <w:lang w:val="en-US"/>
              </w:rPr>
            </w:pPr>
            <w:r w:rsidRPr="0063570B">
              <w:rPr>
                <w:lang w:val="en-US"/>
              </w:rPr>
              <w:t>Orange R/G/B: 255/165/0</w:t>
            </w:r>
          </w:p>
          <w:p w:rsidR="0063570B" w:rsidRPr="0063570B" w:rsidRDefault="0063570B" w:rsidP="0063570B">
            <w:pPr>
              <w:rPr>
                <w:lang w:val="en-US"/>
              </w:rPr>
            </w:pPr>
            <w:r w:rsidRPr="0063570B">
              <w:rPr>
                <w:lang w:val="en-US"/>
              </w:rPr>
              <w:t>Red R/G/B: 161/37/3</w:t>
            </w:r>
          </w:p>
          <w:p w:rsidR="0063570B" w:rsidRPr="0063570B" w:rsidRDefault="0063570B" w:rsidP="0063570B">
            <w:pPr>
              <w:rPr>
                <w:lang w:val="en-US"/>
              </w:rPr>
            </w:pPr>
            <w:r w:rsidRPr="0063570B">
              <w:rPr>
                <w:lang w:val="en-US"/>
              </w:rPr>
              <w:t>Black</w:t>
            </w:r>
          </w:p>
          <w:p w:rsidR="0063570B" w:rsidRPr="0063570B" w:rsidRDefault="0063570B" w:rsidP="0063570B">
            <w:pPr>
              <w:rPr>
                <w:b/>
                <w:u w:val="single"/>
                <w:lang w:val="en-US"/>
              </w:rPr>
            </w:pPr>
            <w:r w:rsidRPr="0063570B">
              <w:rPr>
                <w:u w:val="single"/>
                <w:lang w:val="en-US"/>
              </w:rPr>
              <w:t>Text:</w:t>
            </w:r>
            <w:r w:rsidRPr="0063570B">
              <w:rPr>
                <w:lang w:val="en-US"/>
              </w:rPr>
              <w:t xml:space="preserve"> Arial rounded MT Bold</w:t>
            </w:r>
            <w:r w:rsidRPr="0063570B">
              <w:rPr>
                <w:u w:val="single"/>
                <w:lang w:val="en-US"/>
              </w:rPr>
              <w:t xml:space="preserve">  </w:t>
            </w:r>
          </w:p>
        </w:tc>
      </w:tr>
    </w:tbl>
    <w:p w:rsidR="0063570B" w:rsidRPr="0063570B" w:rsidRDefault="0063570B" w:rsidP="0063570B">
      <w:pPr>
        <w:rPr>
          <w:lang w:val="en-US"/>
        </w:rPr>
      </w:pPr>
    </w:p>
    <w:p w:rsidR="0063570B" w:rsidRPr="0063570B" w:rsidRDefault="0063570B" w:rsidP="0063570B">
      <w:pPr>
        <w:rPr>
          <w:lang w:val="en-US"/>
        </w:rPr>
      </w:pPr>
    </w:p>
    <w:p w:rsidR="0063570B" w:rsidRPr="0063570B" w:rsidRDefault="0063570B" w:rsidP="0063570B">
      <w:pPr>
        <w:rPr>
          <w:lang w:val="en-US"/>
        </w:rPr>
      </w:pPr>
    </w:p>
    <w:p w:rsidR="0063570B" w:rsidRPr="0063570B" w:rsidRDefault="0063570B" w:rsidP="0063570B">
      <w:pPr>
        <w:rPr>
          <w:lang w:val="en-US"/>
        </w:rPr>
      </w:pPr>
    </w:p>
    <w:p w:rsidR="0063570B" w:rsidRPr="0063570B" w:rsidRDefault="0063570B" w:rsidP="0063570B">
      <w:pPr>
        <w:rPr>
          <w:lang w:val="en-US"/>
        </w:rPr>
      </w:pPr>
    </w:p>
    <w:tbl>
      <w:tblPr>
        <w:tblStyle w:val="Tabelraster"/>
        <w:tblpPr w:leftFromText="141" w:rightFromText="141" w:vertAnchor="text" w:horzAnchor="margin" w:tblpY="-50"/>
        <w:tblW w:w="10768" w:type="dxa"/>
        <w:tblLook w:val="04A0" w:firstRow="1" w:lastRow="0" w:firstColumn="1" w:lastColumn="0" w:noHBand="0" w:noVBand="1"/>
      </w:tblPr>
      <w:tblGrid>
        <w:gridCol w:w="2943"/>
        <w:gridCol w:w="7825"/>
      </w:tblGrid>
      <w:tr w:rsidR="0063570B" w:rsidRPr="0063570B" w:rsidTr="003D2325">
        <w:trPr>
          <w:trHeight w:val="2552"/>
        </w:trPr>
        <w:tc>
          <w:tcPr>
            <w:tcW w:w="2943" w:type="dxa"/>
          </w:tcPr>
          <w:p w:rsidR="0063570B" w:rsidRPr="0063570B" w:rsidRDefault="0063570B" w:rsidP="0063570B">
            <w:pPr>
              <w:rPr>
                <w:lang w:val="en-US"/>
              </w:rPr>
            </w:pPr>
            <w:r w:rsidRPr="0063570B">
              <w:rPr>
                <w:noProof/>
                <w:lang w:val="nl-BE" w:eastAsia="nl-BE"/>
              </w:rPr>
              <w:drawing>
                <wp:anchor distT="0" distB="0" distL="114300" distR="114300" simplePos="0" relativeHeight="251908608" behindDoc="0" locked="0" layoutInCell="1" allowOverlap="1" wp14:anchorId="56FE4B4E" wp14:editId="749BC1D4">
                  <wp:simplePos x="0" y="0"/>
                  <wp:positionH relativeFrom="column">
                    <wp:posOffset>183515</wp:posOffset>
                  </wp:positionH>
                  <wp:positionV relativeFrom="paragraph">
                    <wp:posOffset>184150</wp:posOffset>
                  </wp:positionV>
                  <wp:extent cx="1498600" cy="1487805"/>
                  <wp:effectExtent l="0" t="0" r="6350" b="0"/>
                  <wp:wrapSquare wrapText="bothSides"/>
                  <wp:docPr id="18455" name="Afbeelding 1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8600" cy="1487805"/>
                          </a:xfrm>
                          <a:prstGeom prst="rect">
                            <a:avLst/>
                          </a:prstGeom>
                        </pic:spPr>
                      </pic:pic>
                    </a:graphicData>
                  </a:graphic>
                  <wp14:sizeRelH relativeFrom="page">
                    <wp14:pctWidth>0</wp14:pctWidth>
                  </wp14:sizeRelH>
                  <wp14:sizeRelV relativeFrom="page">
                    <wp14:pctHeight>0</wp14:pctHeight>
                  </wp14:sizeRelV>
                </wp:anchor>
              </w:drawing>
            </w:r>
          </w:p>
        </w:tc>
        <w:tc>
          <w:tcPr>
            <w:tcW w:w="7825" w:type="dxa"/>
          </w:tcPr>
          <w:p w:rsidR="0063570B" w:rsidRPr="0063570B" w:rsidRDefault="0063570B" w:rsidP="0063570B">
            <w:pPr>
              <w:rPr>
                <w:b/>
                <w:lang w:val="en-US"/>
              </w:rPr>
            </w:pPr>
            <w:r w:rsidRPr="0063570B">
              <w:rPr>
                <w:b/>
                <w:u w:val="single"/>
                <w:lang w:val="en-US"/>
              </w:rPr>
              <w:t>F</w:t>
            </w:r>
            <w:r w:rsidRPr="0063570B">
              <w:rPr>
                <w:b/>
                <w:lang w:val="en-US"/>
              </w:rPr>
              <w:t xml:space="preserve">uel </w:t>
            </w:r>
            <w:r w:rsidRPr="0063570B">
              <w:rPr>
                <w:b/>
                <w:u w:val="single"/>
                <w:lang w:val="en-US"/>
              </w:rPr>
              <w:t>C</w:t>
            </w:r>
            <w:r w:rsidRPr="0063570B">
              <w:rPr>
                <w:b/>
                <w:lang w:val="en-US"/>
              </w:rPr>
              <w:t xml:space="preserve">ell </w:t>
            </w:r>
            <w:r w:rsidRPr="0063570B">
              <w:rPr>
                <w:b/>
                <w:u w:val="single"/>
                <w:lang w:val="en-US"/>
              </w:rPr>
              <w:t>E</w:t>
            </w:r>
            <w:r w:rsidRPr="0063570B">
              <w:rPr>
                <w:b/>
                <w:lang w:val="en-US"/>
              </w:rPr>
              <w:t xml:space="preserve">lectric </w:t>
            </w:r>
            <w:r w:rsidRPr="0063570B">
              <w:rPr>
                <w:b/>
                <w:u w:val="single"/>
                <w:lang w:val="en-US"/>
              </w:rPr>
              <w:t>V</w:t>
            </w:r>
            <w:r w:rsidRPr="0063570B">
              <w:rPr>
                <w:b/>
                <w:lang w:val="en-US"/>
              </w:rPr>
              <w:t>ehicle: electric vehicle powered by a hydrogen fuel cell.</w:t>
            </w:r>
          </w:p>
          <w:p w:rsidR="0063570B" w:rsidRPr="0063570B" w:rsidRDefault="0063570B" w:rsidP="0063570B">
            <w:pPr>
              <w:rPr>
                <w:u w:val="single"/>
                <w:lang w:val="en-US"/>
              </w:rPr>
            </w:pPr>
            <w:r w:rsidRPr="0063570B">
              <w:rPr>
                <w:u w:val="single"/>
                <w:lang w:val="en-US"/>
              </w:rPr>
              <w:t>Symbol description:</w:t>
            </w:r>
          </w:p>
          <w:p w:rsidR="0063570B" w:rsidRPr="0063570B" w:rsidRDefault="0063570B" w:rsidP="0063570B">
            <w:pPr>
              <w:rPr>
                <w:b/>
                <w:lang w:val="en-US"/>
              </w:rPr>
            </w:pPr>
            <w:r w:rsidRPr="0063570B">
              <w:rPr>
                <w:lang w:val="en-US"/>
              </w:rPr>
              <w:t xml:space="preserve">H2 hydrogen atom/high voltage symbol </w:t>
            </w:r>
          </w:p>
          <w:p w:rsidR="0063570B" w:rsidRPr="0063570B" w:rsidRDefault="0063570B" w:rsidP="0063570B">
            <w:pPr>
              <w:rPr>
                <w:lang w:val="en-US"/>
              </w:rPr>
            </w:pPr>
            <w:r w:rsidRPr="0063570B">
              <w:rPr>
                <w:lang w:val="en-US"/>
              </w:rPr>
              <w:t>The stored hydrogen is compressed. (C= compressed)</w:t>
            </w:r>
          </w:p>
          <w:p w:rsidR="0063570B" w:rsidRPr="0063570B" w:rsidRDefault="0063570B" w:rsidP="0063570B">
            <w:pPr>
              <w:rPr>
                <w:lang w:val="en-US"/>
              </w:rPr>
            </w:pPr>
            <w:r w:rsidRPr="0063570B">
              <w:rPr>
                <w:u w:val="single"/>
                <w:lang w:val="en-US"/>
              </w:rPr>
              <w:t>Colors:</w:t>
            </w:r>
          </w:p>
          <w:p w:rsidR="0063570B" w:rsidRPr="0063570B" w:rsidRDefault="0063570B" w:rsidP="0063570B">
            <w:pPr>
              <w:rPr>
                <w:lang w:val="en-US"/>
              </w:rPr>
            </w:pPr>
            <w:r w:rsidRPr="0063570B">
              <w:rPr>
                <w:lang w:val="en-US"/>
              </w:rPr>
              <w:t>Orange: R/G/B: 255/165/0</w:t>
            </w:r>
          </w:p>
          <w:p w:rsidR="0063570B" w:rsidRPr="0063570B" w:rsidRDefault="0063570B" w:rsidP="0063570B">
            <w:pPr>
              <w:rPr>
                <w:lang w:val="en-US"/>
              </w:rPr>
            </w:pPr>
            <w:r w:rsidRPr="0063570B">
              <w:rPr>
                <w:lang w:val="en-US"/>
              </w:rPr>
              <w:t>Blue: R/G/B: 0/176/240</w:t>
            </w:r>
          </w:p>
          <w:p w:rsidR="0063570B" w:rsidRPr="0063570B" w:rsidRDefault="0063570B" w:rsidP="0063570B">
            <w:pPr>
              <w:rPr>
                <w:lang w:val="en-US"/>
              </w:rPr>
            </w:pPr>
            <w:r w:rsidRPr="0063570B">
              <w:rPr>
                <w:lang w:val="en-US"/>
              </w:rPr>
              <w:t>White</w:t>
            </w:r>
          </w:p>
          <w:p w:rsidR="0063570B" w:rsidRPr="0063570B" w:rsidRDefault="0063570B" w:rsidP="0063570B">
            <w:pPr>
              <w:rPr>
                <w:u w:val="single"/>
                <w:lang w:val="en-US"/>
              </w:rPr>
            </w:pPr>
            <w:r w:rsidRPr="0063570B">
              <w:rPr>
                <w:u w:val="single"/>
                <w:lang w:val="en-US"/>
              </w:rPr>
              <w:t>Text:</w:t>
            </w:r>
            <w:r w:rsidRPr="0063570B">
              <w:rPr>
                <w:lang w:val="en-US"/>
              </w:rPr>
              <w:t xml:space="preserve"> Arial rounded MT Bold</w:t>
            </w:r>
            <w:r w:rsidRPr="0063570B">
              <w:rPr>
                <w:u w:val="single"/>
                <w:lang w:val="en-US"/>
              </w:rPr>
              <w:t xml:space="preserve">  </w:t>
            </w:r>
          </w:p>
          <w:p w:rsidR="0063570B" w:rsidRPr="0063570B" w:rsidRDefault="0063570B" w:rsidP="0063570B">
            <w:pPr>
              <w:rPr>
                <w:lang w:val="en-US"/>
              </w:rPr>
            </w:pPr>
          </w:p>
        </w:tc>
      </w:tr>
      <w:tr w:rsidR="00A40CB9" w:rsidRPr="0063570B" w:rsidTr="003D2325">
        <w:trPr>
          <w:trHeight w:val="2552"/>
        </w:trPr>
        <w:tc>
          <w:tcPr>
            <w:tcW w:w="2943" w:type="dxa"/>
          </w:tcPr>
          <w:p w:rsidR="00A40CB9" w:rsidRPr="00324B13" w:rsidRDefault="00A40CB9" w:rsidP="00A40CB9">
            <w:pPr>
              <w:rPr>
                <w:lang w:val="en-US"/>
              </w:rPr>
            </w:pPr>
            <w:r>
              <w:rPr>
                <w:noProof/>
                <w:lang w:val="nl-BE" w:eastAsia="nl-BE"/>
              </w:rPr>
              <w:drawing>
                <wp:anchor distT="0" distB="0" distL="114300" distR="114300" simplePos="0" relativeHeight="251996672" behindDoc="0" locked="0" layoutInCell="1" allowOverlap="1" wp14:anchorId="04B780B3" wp14:editId="0ED10888">
                  <wp:simplePos x="0" y="0"/>
                  <wp:positionH relativeFrom="column">
                    <wp:posOffset>173355</wp:posOffset>
                  </wp:positionH>
                  <wp:positionV relativeFrom="paragraph">
                    <wp:posOffset>128905</wp:posOffset>
                  </wp:positionV>
                  <wp:extent cx="1377950" cy="1381760"/>
                  <wp:effectExtent l="0" t="0" r="0" b="889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7950" cy="1381760"/>
                          </a:xfrm>
                          <a:prstGeom prst="rect">
                            <a:avLst/>
                          </a:prstGeom>
                        </pic:spPr>
                      </pic:pic>
                    </a:graphicData>
                  </a:graphic>
                  <wp14:sizeRelH relativeFrom="page">
                    <wp14:pctWidth>0</wp14:pctWidth>
                  </wp14:sizeRelH>
                  <wp14:sizeRelV relativeFrom="page">
                    <wp14:pctHeight>0</wp14:pctHeight>
                  </wp14:sizeRelV>
                </wp:anchor>
              </w:drawing>
            </w:r>
            <w:r>
              <w:rPr>
                <w:lang w:val="en-US"/>
              </w:rPr>
              <w:t>7</w:t>
            </w:r>
          </w:p>
        </w:tc>
        <w:tc>
          <w:tcPr>
            <w:tcW w:w="7825" w:type="dxa"/>
          </w:tcPr>
          <w:p w:rsidR="00A40CB9" w:rsidRPr="00CE6593" w:rsidRDefault="00A40CB9" w:rsidP="00A40CB9">
            <w:pPr>
              <w:rPr>
                <w:b/>
                <w:lang w:val="en-US"/>
              </w:rPr>
            </w:pPr>
            <w:r w:rsidRPr="003A1652">
              <w:rPr>
                <w:b/>
                <w:u w:val="single"/>
                <w:lang w:val="en-US"/>
              </w:rPr>
              <w:t>E</w:t>
            </w:r>
            <w:r w:rsidRPr="00CE6593">
              <w:rPr>
                <w:b/>
                <w:lang w:val="en-US"/>
              </w:rPr>
              <w:t xml:space="preserve">lectric </w:t>
            </w:r>
            <w:r w:rsidRPr="003A1652">
              <w:rPr>
                <w:b/>
                <w:u w:val="single"/>
                <w:lang w:val="en-US"/>
              </w:rPr>
              <w:t>V</w:t>
            </w:r>
            <w:r w:rsidRPr="00CE6593">
              <w:rPr>
                <w:b/>
                <w:lang w:val="en-US"/>
              </w:rPr>
              <w:t>ehicle: electric vehicle with power</w:t>
            </w:r>
            <w:r>
              <w:rPr>
                <w:b/>
                <w:lang w:val="en-US"/>
              </w:rPr>
              <w:t xml:space="preserve"> </w:t>
            </w:r>
            <w:r w:rsidRPr="00CE6593">
              <w:rPr>
                <w:b/>
                <w:lang w:val="en-US"/>
              </w:rPr>
              <w:t>grid-connector to recharge battery.</w:t>
            </w:r>
          </w:p>
          <w:p w:rsidR="00A40CB9" w:rsidRDefault="00A40CB9" w:rsidP="00A40CB9">
            <w:pPr>
              <w:rPr>
                <w:u w:val="single"/>
                <w:lang w:val="en-US"/>
              </w:rPr>
            </w:pPr>
          </w:p>
          <w:p w:rsidR="00A40CB9" w:rsidRPr="00DC1BC5" w:rsidRDefault="00A40CB9" w:rsidP="00A40CB9">
            <w:pPr>
              <w:rPr>
                <w:lang w:val="en-US"/>
              </w:rPr>
            </w:pPr>
            <w:r w:rsidRPr="00DC1BC5">
              <w:rPr>
                <w:u w:val="single"/>
                <w:lang w:val="en-US"/>
              </w:rPr>
              <w:t>Symbol description:</w:t>
            </w:r>
          </w:p>
          <w:p w:rsidR="00A40CB9" w:rsidRPr="00DC1BC5" w:rsidRDefault="00A40CB9" w:rsidP="00A40CB9">
            <w:pPr>
              <w:rPr>
                <w:lang w:val="en-US"/>
              </w:rPr>
            </w:pPr>
            <w:r>
              <w:rPr>
                <w:lang w:val="en-US"/>
              </w:rPr>
              <w:t>High</w:t>
            </w:r>
            <w:r w:rsidRPr="00DC1BC5">
              <w:rPr>
                <w:lang w:val="en-US"/>
              </w:rPr>
              <w:t xml:space="preserve"> voltage/</w:t>
            </w:r>
            <w:r>
              <w:rPr>
                <w:lang w:val="en-US"/>
              </w:rPr>
              <w:t>plug in</w:t>
            </w:r>
            <w:r w:rsidRPr="00DC1BC5">
              <w:rPr>
                <w:lang w:val="en-US"/>
              </w:rPr>
              <w:t xml:space="preserve"> </w:t>
            </w:r>
            <w:r>
              <w:rPr>
                <w:lang w:val="en-US"/>
              </w:rPr>
              <w:t>symbo</w:t>
            </w:r>
            <w:r w:rsidRPr="00DC1BC5">
              <w:rPr>
                <w:lang w:val="en-US"/>
              </w:rPr>
              <w:t>l.</w:t>
            </w:r>
          </w:p>
          <w:p w:rsidR="00A40CB9" w:rsidRPr="00DC1BC5" w:rsidRDefault="00A40CB9" w:rsidP="00A40CB9">
            <w:pPr>
              <w:rPr>
                <w:lang w:val="en-US"/>
              </w:rPr>
            </w:pPr>
            <w:r>
              <w:rPr>
                <w:u w:val="single"/>
                <w:lang w:val="en-US"/>
              </w:rPr>
              <w:t>Colors</w:t>
            </w:r>
            <w:r w:rsidRPr="00DC1BC5">
              <w:rPr>
                <w:u w:val="single"/>
                <w:lang w:val="en-US"/>
              </w:rPr>
              <w:t>:</w:t>
            </w:r>
          </w:p>
          <w:p w:rsidR="00A40CB9" w:rsidRPr="00692ADE" w:rsidRDefault="00A40CB9" w:rsidP="00A40CB9">
            <w:pPr>
              <w:rPr>
                <w:lang w:val="en-US"/>
              </w:rPr>
            </w:pPr>
            <w:r w:rsidRPr="00692ADE">
              <w:rPr>
                <w:lang w:val="en-US"/>
              </w:rPr>
              <w:t>Orange R/G/B: 255/165/0</w:t>
            </w:r>
          </w:p>
          <w:p w:rsidR="00A40CB9" w:rsidRPr="00692ADE" w:rsidRDefault="00A40CB9" w:rsidP="00A40CB9">
            <w:pPr>
              <w:rPr>
                <w:lang w:val="en-US"/>
              </w:rPr>
            </w:pPr>
            <w:r w:rsidRPr="00692ADE">
              <w:rPr>
                <w:lang w:val="en-US"/>
              </w:rPr>
              <w:t>Black</w:t>
            </w:r>
          </w:p>
          <w:p w:rsidR="00A40CB9" w:rsidRPr="00692ADE" w:rsidRDefault="00A40CB9" w:rsidP="00A40CB9">
            <w:pPr>
              <w:rPr>
                <w:lang w:val="en-US"/>
              </w:rPr>
            </w:pPr>
            <w:r w:rsidRPr="00692ADE">
              <w:rPr>
                <w:u w:val="single"/>
                <w:lang w:val="en-US"/>
              </w:rPr>
              <w:t>Text:</w:t>
            </w:r>
            <w:r w:rsidRPr="00692ADE">
              <w:t xml:space="preserve"> </w:t>
            </w:r>
            <w:r w:rsidRPr="00692ADE">
              <w:rPr>
                <w:lang w:val="en-US"/>
              </w:rPr>
              <w:t>Arial rounded MT Bold</w:t>
            </w:r>
            <w:r w:rsidRPr="00692ADE">
              <w:rPr>
                <w:u w:val="single"/>
                <w:lang w:val="en-US"/>
              </w:rPr>
              <w:t xml:space="preserve">  </w:t>
            </w:r>
          </w:p>
          <w:p w:rsidR="00A40CB9" w:rsidRPr="00ED13F7" w:rsidRDefault="00A40CB9" w:rsidP="00A40CB9">
            <w:pPr>
              <w:rPr>
                <w:lang w:val="en-US"/>
              </w:rPr>
            </w:pPr>
          </w:p>
        </w:tc>
      </w:tr>
      <w:tr w:rsidR="00086B43" w:rsidRPr="0063570B" w:rsidTr="003D2325">
        <w:trPr>
          <w:trHeight w:val="2552"/>
        </w:trPr>
        <w:tc>
          <w:tcPr>
            <w:tcW w:w="2943" w:type="dxa"/>
          </w:tcPr>
          <w:p w:rsidR="00086B43" w:rsidRPr="00D02842" w:rsidRDefault="00086B43" w:rsidP="0063570B">
            <w:pPr>
              <w:rPr>
                <w:noProof/>
                <w:lang w:val="en-US" w:eastAsia="nl-BE"/>
              </w:rPr>
            </w:pPr>
            <w:r w:rsidRPr="0063570B">
              <w:rPr>
                <w:noProof/>
                <w:lang w:val="nl-BE" w:eastAsia="nl-BE"/>
              </w:rPr>
              <w:drawing>
                <wp:anchor distT="0" distB="0" distL="114300" distR="114300" simplePos="0" relativeHeight="251911680" behindDoc="0" locked="0" layoutInCell="1" allowOverlap="1" wp14:anchorId="1667E1B2" wp14:editId="2A4A30EC">
                  <wp:simplePos x="0" y="0"/>
                  <wp:positionH relativeFrom="margin">
                    <wp:posOffset>217170</wp:posOffset>
                  </wp:positionH>
                  <wp:positionV relativeFrom="paragraph">
                    <wp:posOffset>144145</wp:posOffset>
                  </wp:positionV>
                  <wp:extent cx="1431290" cy="1466850"/>
                  <wp:effectExtent l="0" t="0" r="0" b="0"/>
                  <wp:wrapSquare wrapText="bothSides"/>
                  <wp:docPr id="18461" name="Afbeelding 1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31290" cy="1466850"/>
                          </a:xfrm>
                          <a:prstGeom prst="rect">
                            <a:avLst/>
                          </a:prstGeom>
                        </pic:spPr>
                      </pic:pic>
                    </a:graphicData>
                  </a:graphic>
                  <wp14:sizeRelH relativeFrom="page">
                    <wp14:pctWidth>0</wp14:pctWidth>
                  </wp14:sizeRelH>
                  <wp14:sizeRelV relativeFrom="page">
                    <wp14:pctHeight>0</wp14:pctHeight>
                  </wp14:sizeRelV>
                </wp:anchor>
              </w:drawing>
            </w:r>
          </w:p>
        </w:tc>
        <w:tc>
          <w:tcPr>
            <w:tcW w:w="7825" w:type="dxa"/>
          </w:tcPr>
          <w:p w:rsidR="00086B43" w:rsidRPr="0063570B" w:rsidRDefault="00086B43" w:rsidP="00086B43">
            <w:pPr>
              <w:rPr>
                <w:b/>
                <w:lang w:val="en-US"/>
              </w:rPr>
            </w:pPr>
            <w:r w:rsidRPr="0063570B">
              <w:rPr>
                <w:b/>
                <w:lang w:val="en-US"/>
              </w:rPr>
              <w:t>Super capacitor high-voltage</w:t>
            </w:r>
          </w:p>
          <w:p w:rsidR="00086B43" w:rsidRPr="0063570B" w:rsidRDefault="00086B43" w:rsidP="00086B43">
            <w:pPr>
              <w:rPr>
                <w:u w:val="single"/>
                <w:lang w:val="en-US"/>
              </w:rPr>
            </w:pPr>
          </w:p>
          <w:p w:rsidR="00086B43" w:rsidRPr="0063570B" w:rsidRDefault="00086B43" w:rsidP="00086B43">
            <w:pPr>
              <w:rPr>
                <w:lang w:val="en-US"/>
              </w:rPr>
            </w:pPr>
            <w:r w:rsidRPr="0063570B">
              <w:rPr>
                <w:u w:val="single"/>
                <w:lang w:val="en-US"/>
              </w:rPr>
              <w:t>Symbol description:</w:t>
            </w:r>
          </w:p>
          <w:p w:rsidR="00086B43" w:rsidRPr="0063570B" w:rsidRDefault="00086B43" w:rsidP="00086B43">
            <w:pPr>
              <w:rPr>
                <w:lang w:val="en-US"/>
              </w:rPr>
            </w:pPr>
            <w:r w:rsidRPr="0063570B">
              <w:rPr>
                <w:lang w:val="en-US"/>
              </w:rPr>
              <w:t>Capacitor/high voltage symbol</w:t>
            </w:r>
          </w:p>
          <w:p w:rsidR="00086B43" w:rsidRPr="0063570B" w:rsidRDefault="00086B43" w:rsidP="00086B43">
            <w:pPr>
              <w:rPr>
                <w:u w:val="single"/>
                <w:lang w:val="fr-LU"/>
              </w:rPr>
            </w:pPr>
            <w:r w:rsidRPr="0063570B">
              <w:rPr>
                <w:u w:val="single"/>
                <w:lang w:val="fr-LU"/>
              </w:rPr>
              <w:t>Colors:</w:t>
            </w:r>
          </w:p>
          <w:p w:rsidR="00086B43" w:rsidRPr="0063570B" w:rsidRDefault="00086B43" w:rsidP="00086B43">
            <w:pPr>
              <w:rPr>
                <w:lang w:val="fr-LU"/>
              </w:rPr>
            </w:pPr>
            <w:r w:rsidRPr="0063570B">
              <w:rPr>
                <w:lang w:val="fr-LU"/>
              </w:rPr>
              <w:t>Orange: R/G/B: 255/165/0</w:t>
            </w:r>
          </w:p>
          <w:p w:rsidR="00086B43" w:rsidRPr="0063570B" w:rsidRDefault="00086B43" w:rsidP="00086B43">
            <w:pPr>
              <w:rPr>
                <w:b/>
                <w:u w:val="single"/>
                <w:lang w:val="en-US"/>
              </w:rPr>
            </w:pPr>
            <w:r w:rsidRPr="0063570B">
              <w:rPr>
                <w:lang w:val="en-US"/>
              </w:rPr>
              <w:t>Black</w:t>
            </w:r>
          </w:p>
        </w:tc>
      </w:tr>
    </w:tbl>
    <w:p w:rsidR="00086B43" w:rsidRPr="0063570B" w:rsidRDefault="00086B43" w:rsidP="006A34B8">
      <w:pPr>
        <w:rPr>
          <w:lang w:val="en-US"/>
        </w:rPr>
      </w:pPr>
    </w:p>
    <w:sectPr w:rsidR="00086B43" w:rsidRPr="0063570B" w:rsidSect="00B74268">
      <w:headerReference w:type="even" r:id="rId73"/>
      <w:headerReference w:type="default" r:id="rId74"/>
      <w:footerReference w:type="default" r:id="rId75"/>
      <w:headerReference w:type="first" r:id="rId76"/>
      <w:pgSz w:w="11900" w:h="16840"/>
      <w:pgMar w:top="720" w:right="720" w:bottom="720" w:left="72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CD4" w:rsidRDefault="00CA1CD4" w:rsidP="007A32DC">
      <w:r>
        <w:separator/>
      </w:r>
    </w:p>
  </w:endnote>
  <w:endnote w:type="continuationSeparator" w:id="0">
    <w:p w:rsidR="00CA1CD4" w:rsidRDefault="00CA1CD4" w:rsidP="007A3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8211779"/>
      <w:docPartObj>
        <w:docPartGallery w:val="Page Numbers (Bottom of Page)"/>
        <w:docPartUnique/>
      </w:docPartObj>
    </w:sdtPr>
    <w:sdtEndPr/>
    <w:sdtContent>
      <w:p w:rsidR="00CA1CD4" w:rsidRDefault="00CA1CD4" w:rsidP="0083608A">
        <w:pPr>
          <w:pStyle w:val="Voettekst"/>
          <w:ind w:left="720"/>
        </w:pPr>
        <w:r>
          <w:rPr>
            <w:noProof/>
            <w:lang w:val="nl-BE" w:eastAsia="nl-BE"/>
          </w:rPr>
          <w:drawing>
            <wp:anchor distT="0" distB="0" distL="114300" distR="114300" simplePos="0" relativeHeight="251666432" behindDoc="0" locked="0" layoutInCell="1" allowOverlap="1" wp14:anchorId="410953EB" wp14:editId="1DE52D20">
              <wp:simplePos x="0" y="0"/>
              <wp:positionH relativeFrom="column">
                <wp:posOffset>3909250</wp:posOffset>
              </wp:positionH>
              <wp:positionV relativeFrom="paragraph">
                <wp:posOffset>134620</wp:posOffset>
              </wp:positionV>
              <wp:extent cx="1176655" cy="457200"/>
              <wp:effectExtent l="0" t="0" r="444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6655" cy="45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nl-BE" w:eastAsia="nl-BE"/>
          </w:rPr>
          <w:drawing>
            <wp:anchor distT="0" distB="0" distL="114300" distR="114300" simplePos="0" relativeHeight="251667456" behindDoc="0" locked="0" layoutInCell="1" allowOverlap="1" wp14:anchorId="74A83217" wp14:editId="7396809B">
              <wp:simplePos x="0" y="0"/>
              <wp:positionH relativeFrom="column">
                <wp:posOffset>1493330</wp:posOffset>
              </wp:positionH>
              <wp:positionV relativeFrom="paragraph">
                <wp:posOffset>97155</wp:posOffset>
              </wp:positionV>
              <wp:extent cx="1202690" cy="59372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2690" cy="593725"/>
                      </a:xfrm>
                      <a:prstGeom prst="rect">
                        <a:avLst/>
                      </a:prstGeom>
                    </pic:spPr>
                  </pic:pic>
                </a:graphicData>
              </a:graphic>
              <wp14:sizeRelH relativeFrom="page">
                <wp14:pctWidth>0</wp14:pctWidth>
              </wp14:sizeRelH>
              <wp14:sizeRelV relativeFrom="page">
                <wp14:pctHeight>0</wp14:pctHeight>
              </wp14:sizeRelV>
            </wp:anchor>
          </w:drawing>
        </w:r>
        <w:r>
          <w:rPr>
            <w:noProof/>
            <w:lang w:val="nl-BE" w:eastAsia="nl-BE"/>
          </w:rPr>
          <w:drawing>
            <wp:anchor distT="0" distB="0" distL="114300" distR="114300" simplePos="0" relativeHeight="251665408" behindDoc="0" locked="0" layoutInCell="1" allowOverlap="1" wp14:anchorId="7C00D46D" wp14:editId="46E25574">
              <wp:simplePos x="0" y="0"/>
              <wp:positionH relativeFrom="column">
                <wp:posOffset>-248475</wp:posOffset>
              </wp:positionH>
              <wp:positionV relativeFrom="paragraph">
                <wp:posOffset>211455</wp:posOffset>
              </wp:positionV>
              <wp:extent cx="1024255" cy="365760"/>
              <wp:effectExtent l="0" t="0" r="4445"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24255" cy="36576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sdtContent>
  </w:sdt>
  <w:p w:rsidR="00CA1CD4" w:rsidRDefault="00CA1CD4" w:rsidP="0083608A">
    <w:pPr>
      <w:pStyle w:val="Voettekst"/>
      <w:ind w:left="720"/>
    </w:pPr>
    <w:r>
      <w:rPr>
        <w:noProof/>
        <w:lang w:val="nl-BE" w:eastAsia="nl-BE"/>
      </w:rPr>
      <w:drawing>
        <wp:anchor distT="0" distB="0" distL="114300" distR="114300" simplePos="0" relativeHeight="251664384" behindDoc="0" locked="0" layoutInCell="1" allowOverlap="1" wp14:anchorId="394240C8" wp14:editId="3DBC1CC3">
          <wp:simplePos x="0" y="0"/>
          <wp:positionH relativeFrom="column">
            <wp:posOffset>5996940</wp:posOffset>
          </wp:positionH>
          <wp:positionV relativeFrom="paragraph">
            <wp:posOffset>74485</wp:posOffset>
          </wp:positionV>
          <wp:extent cx="743585" cy="359410"/>
          <wp:effectExtent l="0" t="0" r="0" b="254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43585" cy="35941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fldChar w:fldCharType="begin"/>
    </w:r>
    <w:r>
      <w:instrText>PAGE   \* MERGEFORMAT</w:instrText>
    </w:r>
    <w:r>
      <w:fldChar w:fldCharType="separate"/>
    </w:r>
    <w:r w:rsidR="00EA73C6" w:rsidRPr="00EA73C6">
      <w:rPr>
        <w:noProof/>
        <w:lang w:val="nl-NL"/>
      </w:rPr>
      <w:t>17</w:t>
    </w:r>
    <w:r>
      <w:fldChar w:fldCharType="end"/>
    </w:r>
  </w:p>
  <w:p w:rsidR="00CA1CD4" w:rsidRDefault="00CA1CD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CD4" w:rsidRDefault="00CA1CD4" w:rsidP="007A32DC">
      <w:r>
        <w:separator/>
      </w:r>
    </w:p>
  </w:footnote>
  <w:footnote w:type="continuationSeparator" w:id="0">
    <w:p w:rsidR="00CA1CD4" w:rsidRDefault="00CA1CD4" w:rsidP="007A32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CD4" w:rsidRDefault="00EA73C6">
    <w:pPr>
      <w:pStyle w:val="Koptekst"/>
    </w:pPr>
    <w:r>
      <w:rPr>
        <w:noProof/>
      </w:rPr>
      <w:pict w14:anchorId="00CDA6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1687492" o:spid="_x0000_s2050" type="#_x0000_t136" style="position:absolute;margin-left:0;margin-top:0;width:526.7pt;height:210.65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CD4" w:rsidRPr="006D18C2" w:rsidRDefault="00EA73C6">
    <w:pPr>
      <w:pStyle w:val="Koptekst"/>
      <w:rPr>
        <w:b/>
        <w:color w:val="FF0000"/>
        <w:sz w:val="24"/>
        <w:szCs w:val="24"/>
      </w:rPr>
    </w:pPr>
    <w:r>
      <w:rPr>
        <w:noProof/>
      </w:rPr>
      <w:pict w14:anchorId="5BA566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1687493" o:spid="_x0000_s2051" type="#_x0000_t136" style="position:absolute;margin-left:0;margin-top:0;width:526.7pt;height:210.65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r w:rsidR="00CA1CD4">
      <w:t xml:space="preserve">      </w:t>
    </w:r>
    <w:r w:rsidR="002810C8">
      <w:t xml:space="preserve">                           </w:t>
    </w:r>
    <w:r w:rsidR="00CA1CD4">
      <w:t>Template Rescue and Tr</w:t>
    </w:r>
    <w:r>
      <w:t>aining Manual Battery Version 29</w:t>
    </w:r>
    <w:r w:rsidR="00CA1CD4">
      <w:t xml:space="preserve">/08/2014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CD4" w:rsidRDefault="00EA73C6">
    <w:pPr>
      <w:pStyle w:val="Koptekst"/>
    </w:pPr>
    <w:r>
      <w:rPr>
        <w:noProof/>
      </w:rPr>
      <w:pict w14:anchorId="31805E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1687491" o:spid="_x0000_s2049" type="#_x0000_t136" style="position:absolute;margin-left:0;margin-top:0;width:526.7pt;height:210.65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3624"/>
    <w:multiLevelType w:val="hybridMultilevel"/>
    <w:tmpl w:val="76A8A9E8"/>
    <w:lvl w:ilvl="0" w:tplc="E18A26A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C49E0"/>
    <w:multiLevelType w:val="hybridMultilevel"/>
    <w:tmpl w:val="C60677B4"/>
    <w:lvl w:ilvl="0" w:tplc="0813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17DD23D8"/>
    <w:multiLevelType w:val="hybridMultilevel"/>
    <w:tmpl w:val="43964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3F3E3B"/>
    <w:multiLevelType w:val="multilevel"/>
    <w:tmpl w:val="76C859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B6C5D11"/>
    <w:multiLevelType w:val="hybridMultilevel"/>
    <w:tmpl w:val="332682E2"/>
    <w:lvl w:ilvl="0" w:tplc="E18A26AA">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695F1D"/>
    <w:multiLevelType w:val="multilevel"/>
    <w:tmpl w:val="47A4B168"/>
    <w:lvl w:ilvl="0">
      <w:start w:val="1"/>
      <w:numFmt w:val="decimal"/>
      <w:pStyle w:val="Kop2"/>
      <w:lvlText w:val="%1."/>
      <w:lvlJc w:val="left"/>
      <w:pPr>
        <w:ind w:left="767" w:hanging="360"/>
      </w:pPr>
      <w:rPr>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54033737"/>
    <w:multiLevelType w:val="hybridMultilevel"/>
    <w:tmpl w:val="DB4C6ECE"/>
    <w:lvl w:ilvl="0" w:tplc="08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443BAE"/>
    <w:multiLevelType w:val="hybridMultilevel"/>
    <w:tmpl w:val="736EE71C"/>
    <w:lvl w:ilvl="0" w:tplc="A89ACABC">
      <w:start w:val="1"/>
      <w:numFmt w:val="bullet"/>
      <w:lvlText w:val="•"/>
      <w:lvlJc w:val="left"/>
      <w:pPr>
        <w:tabs>
          <w:tab w:val="num" w:pos="1428"/>
        </w:tabs>
        <w:ind w:left="1428" w:hanging="360"/>
      </w:pPr>
      <w:rPr>
        <w:rFonts w:ascii="Times New Roman" w:hAnsi="Times New Roman" w:hint="default"/>
      </w:rPr>
    </w:lvl>
    <w:lvl w:ilvl="1" w:tplc="33CA49F0" w:tentative="1">
      <w:start w:val="1"/>
      <w:numFmt w:val="bullet"/>
      <w:lvlText w:val="•"/>
      <w:lvlJc w:val="left"/>
      <w:pPr>
        <w:tabs>
          <w:tab w:val="num" w:pos="2148"/>
        </w:tabs>
        <w:ind w:left="2148" w:hanging="360"/>
      </w:pPr>
      <w:rPr>
        <w:rFonts w:ascii="Times New Roman" w:hAnsi="Times New Roman" w:hint="default"/>
      </w:rPr>
    </w:lvl>
    <w:lvl w:ilvl="2" w:tplc="D024B084" w:tentative="1">
      <w:start w:val="1"/>
      <w:numFmt w:val="bullet"/>
      <w:lvlText w:val="•"/>
      <w:lvlJc w:val="left"/>
      <w:pPr>
        <w:tabs>
          <w:tab w:val="num" w:pos="2868"/>
        </w:tabs>
        <w:ind w:left="2868" w:hanging="360"/>
      </w:pPr>
      <w:rPr>
        <w:rFonts w:ascii="Times New Roman" w:hAnsi="Times New Roman" w:hint="default"/>
      </w:rPr>
    </w:lvl>
    <w:lvl w:ilvl="3" w:tplc="37B80880" w:tentative="1">
      <w:start w:val="1"/>
      <w:numFmt w:val="bullet"/>
      <w:lvlText w:val="•"/>
      <w:lvlJc w:val="left"/>
      <w:pPr>
        <w:tabs>
          <w:tab w:val="num" w:pos="3588"/>
        </w:tabs>
        <w:ind w:left="3588" w:hanging="360"/>
      </w:pPr>
      <w:rPr>
        <w:rFonts w:ascii="Times New Roman" w:hAnsi="Times New Roman" w:hint="default"/>
      </w:rPr>
    </w:lvl>
    <w:lvl w:ilvl="4" w:tplc="88E2C114" w:tentative="1">
      <w:start w:val="1"/>
      <w:numFmt w:val="bullet"/>
      <w:lvlText w:val="•"/>
      <w:lvlJc w:val="left"/>
      <w:pPr>
        <w:tabs>
          <w:tab w:val="num" w:pos="4308"/>
        </w:tabs>
        <w:ind w:left="4308" w:hanging="360"/>
      </w:pPr>
      <w:rPr>
        <w:rFonts w:ascii="Times New Roman" w:hAnsi="Times New Roman" w:hint="default"/>
      </w:rPr>
    </w:lvl>
    <w:lvl w:ilvl="5" w:tplc="AB3EFEA8" w:tentative="1">
      <w:start w:val="1"/>
      <w:numFmt w:val="bullet"/>
      <w:lvlText w:val="•"/>
      <w:lvlJc w:val="left"/>
      <w:pPr>
        <w:tabs>
          <w:tab w:val="num" w:pos="5028"/>
        </w:tabs>
        <w:ind w:left="5028" w:hanging="360"/>
      </w:pPr>
      <w:rPr>
        <w:rFonts w:ascii="Times New Roman" w:hAnsi="Times New Roman" w:hint="default"/>
      </w:rPr>
    </w:lvl>
    <w:lvl w:ilvl="6" w:tplc="0374C818" w:tentative="1">
      <w:start w:val="1"/>
      <w:numFmt w:val="bullet"/>
      <w:lvlText w:val="•"/>
      <w:lvlJc w:val="left"/>
      <w:pPr>
        <w:tabs>
          <w:tab w:val="num" w:pos="5748"/>
        </w:tabs>
        <w:ind w:left="5748" w:hanging="360"/>
      </w:pPr>
      <w:rPr>
        <w:rFonts w:ascii="Times New Roman" w:hAnsi="Times New Roman" w:hint="default"/>
      </w:rPr>
    </w:lvl>
    <w:lvl w:ilvl="7" w:tplc="D2A24604" w:tentative="1">
      <w:start w:val="1"/>
      <w:numFmt w:val="bullet"/>
      <w:lvlText w:val="•"/>
      <w:lvlJc w:val="left"/>
      <w:pPr>
        <w:tabs>
          <w:tab w:val="num" w:pos="6468"/>
        </w:tabs>
        <w:ind w:left="6468" w:hanging="360"/>
      </w:pPr>
      <w:rPr>
        <w:rFonts w:ascii="Times New Roman" w:hAnsi="Times New Roman" w:hint="default"/>
      </w:rPr>
    </w:lvl>
    <w:lvl w:ilvl="8" w:tplc="8FD2F1E4" w:tentative="1">
      <w:start w:val="1"/>
      <w:numFmt w:val="bullet"/>
      <w:lvlText w:val="•"/>
      <w:lvlJc w:val="left"/>
      <w:pPr>
        <w:tabs>
          <w:tab w:val="num" w:pos="7188"/>
        </w:tabs>
        <w:ind w:left="7188" w:hanging="360"/>
      </w:pPr>
      <w:rPr>
        <w:rFonts w:ascii="Times New Roman" w:hAnsi="Times New Roman" w:hint="default"/>
      </w:rPr>
    </w:lvl>
  </w:abstractNum>
  <w:abstractNum w:abstractNumId="8">
    <w:nsid w:val="76E92732"/>
    <w:multiLevelType w:val="hybridMultilevel"/>
    <w:tmpl w:val="BD121658"/>
    <w:lvl w:ilvl="0" w:tplc="0813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0"/>
  </w:num>
  <w:num w:numId="2">
    <w:abstractNumId w:val="5"/>
  </w:num>
  <w:num w:numId="3">
    <w:abstractNumId w:val="5"/>
    <w:lvlOverride w:ilvl="0">
      <w:startOverride w:val="1"/>
    </w:lvlOverride>
  </w:num>
  <w:num w:numId="4">
    <w:abstractNumId w:val="2"/>
  </w:num>
  <w:num w:numId="5">
    <w:abstractNumId w:val="7"/>
  </w:num>
  <w:num w:numId="6">
    <w:abstractNumId w:val="4"/>
  </w:num>
  <w:num w:numId="7">
    <w:abstractNumId w:val="6"/>
  </w:num>
  <w:num w:numId="8">
    <w:abstractNumId w:val="1"/>
  </w:num>
  <w:num w:numId="9">
    <w:abstractNumId w:val="8"/>
  </w:num>
  <w:num w:numId="10">
    <w:abstractNumId w:val="3"/>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dd F Mackintosh">
    <w15:presenceInfo w15:providerId="AD" w15:userId="S-1-5-21-2484819571-2125529598-2454565363-630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B61"/>
    <w:rsid w:val="0002331E"/>
    <w:rsid w:val="00032883"/>
    <w:rsid w:val="00053848"/>
    <w:rsid w:val="000857C4"/>
    <w:rsid w:val="00086B43"/>
    <w:rsid w:val="000932A0"/>
    <w:rsid w:val="000A2041"/>
    <w:rsid w:val="000A7DF2"/>
    <w:rsid w:val="000B3544"/>
    <w:rsid w:val="000C787B"/>
    <w:rsid w:val="000F05AF"/>
    <w:rsid w:val="0010058C"/>
    <w:rsid w:val="00116EA4"/>
    <w:rsid w:val="00120D5C"/>
    <w:rsid w:val="001525EB"/>
    <w:rsid w:val="001536B4"/>
    <w:rsid w:val="00157086"/>
    <w:rsid w:val="001738D9"/>
    <w:rsid w:val="00183C75"/>
    <w:rsid w:val="00192329"/>
    <w:rsid w:val="001944D2"/>
    <w:rsid w:val="001A1023"/>
    <w:rsid w:val="001A4D40"/>
    <w:rsid w:val="001B3969"/>
    <w:rsid w:val="001B7093"/>
    <w:rsid w:val="001E3987"/>
    <w:rsid w:val="001F0793"/>
    <w:rsid w:val="001F1B39"/>
    <w:rsid w:val="001F6B85"/>
    <w:rsid w:val="002021DE"/>
    <w:rsid w:val="00203121"/>
    <w:rsid w:val="0021265A"/>
    <w:rsid w:val="002521AB"/>
    <w:rsid w:val="00280B74"/>
    <w:rsid w:val="002810C8"/>
    <w:rsid w:val="00296DE2"/>
    <w:rsid w:val="002B554C"/>
    <w:rsid w:val="002F4C5D"/>
    <w:rsid w:val="002F7214"/>
    <w:rsid w:val="003156DE"/>
    <w:rsid w:val="00327F88"/>
    <w:rsid w:val="003337BF"/>
    <w:rsid w:val="00347EF5"/>
    <w:rsid w:val="00355A0C"/>
    <w:rsid w:val="00370600"/>
    <w:rsid w:val="003A1614"/>
    <w:rsid w:val="003B55E2"/>
    <w:rsid w:val="003B7333"/>
    <w:rsid w:val="003D2325"/>
    <w:rsid w:val="003E2B7F"/>
    <w:rsid w:val="004407C7"/>
    <w:rsid w:val="00447D97"/>
    <w:rsid w:val="004526A9"/>
    <w:rsid w:val="004558D7"/>
    <w:rsid w:val="00457047"/>
    <w:rsid w:val="00480E0E"/>
    <w:rsid w:val="004A0C39"/>
    <w:rsid w:val="004A3CE8"/>
    <w:rsid w:val="004B6B27"/>
    <w:rsid w:val="004C2F75"/>
    <w:rsid w:val="004E2682"/>
    <w:rsid w:val="00523575"/>
    <w:rsid w:val="00591417"/>
    <w:rsid w:val="005A2A17"/>
    <w:rsid w:val="005C29BE"/>
    <w:rsid w:val="005C42DD"/>
    <w:rsid w:val="005D78AF"/>
    <w:rsid w:val="005D7E8F"/>
    <w:rsid w:val="00633B61"/>
    <w:rsid w:val="00635171"/>
    <w:rsid w:val="0063570B"/>
    <w:rsid w:val="00640F17"/>
    <w:rsid w:val="00647643"/>
    <w:rsid w:val="00651567"/>
    <w:rsid w:val="006733D1"/>
    <w:rsid w:val="006A34B8"/>
    <w:rsid w:val="006B31C9"/>
    <w:rsid w:val="006B3E51"/>
    <w:rsid w:val="006B5160"/>
    <w:rsid w:val="006B55E9"/>
    <w:rsid w:val="006D18C2"/>
    <w:rsid w:val="006D748E"/>
    <w:rsid w:val="007251AC"/>
    <w:rsid w:val="00742348"/>
    <w:rsid w:val="00747DBB"/>
    <w:rsid w:val="0076165A"/>
    <w:rsid w:val="00763640"/>
    <w:rsid w:val="00774617"/>
    <w:rsid w:val="007A32DC"/>
    <w:rsid w:val="007B164E"/>
    <w:rsid w:val="007D16B7"/>
    <w:rsid w:val="007F44AA"/>
    <w:rsid w:val="007F6D77"/>
    <w:rsid w:val="00806AD1"/>
    <w:rsid w:val="008126A4"/>
    <w:rsid w:val="00822B3A"/>
    <w:rsid w:val="0083421D"/>
    <w:rsid w:val="0083608A"/>
    <w:rsid w:val="00847295"/>
    <w:rsid w:val="00866385"/>
    <w:rsid w:val="008954DD"/>
    <w:rsid w:val="008A4786"/>
    <w:rsid w:val="008A6454"/>
    <w:rsid w:val="008B2228"/>
    <w:rsid w:val="008B4B62"/>
    <w:rsid w:val="008E066A"/>
    <w:rsid w:val="008F00D6"/>
    <w:rsid w:val="008F086A"/>
    <w:rsid w:val="00912AB4"/>
    <w:rsid w:val="00937D46"/>
    <w:rsid w:val="009425E2"/>
    <w:rsid w:val="00973678"/>
    <w:rsid w:val="00990172"/>
    <w:rsid w:val="00991043"/>
    <w:rsid w:val="009971B4"/>
    <w:rsid w:val="009A01DC"/>
    <w:rsid w:val="009A7326"/>
    <w:rsid w:val="009B3377"/>
    <w:rsid w:val="009B4601"/>
    <w:rsid w:val="009C4FEA"/>
    <w:rsid w:val="009D5F76"/>
    <w:rsid w:val="00A260C0"/>
    <w:rsid w:val="00A40CB9"/>
    <w:rsid w:val="00A4488A"/>
    <w:rsid w:val="00A45056"/>
    <w:rsid w:val="00A509E5"/>
    <w:rsid w:val="00A50FF6"/>
    <w:rsid w:val="00A55893"/>
    <w:rsid w:val="00A63D44"/>
    <w:rsid w:val="00A74820"/>
    <w:rsid w:val="00A76BAE"/>
    <w:rsid w:val="00A83255"/>
    <w:rsid w:val="00A85E83"/>
    <w:rsid w:val="00AC47DA"/>
    <w:rsid w:val="00B17BEE"/>
    <w:rsid w:val="00B31D69"/>
    <w:rsid w:val="00B3678E"/>
    <w:rsid w:val="00B413FE"/>
    <w:rsid w:val="00B56A84"/>
    <w:rsid w:val="00B74268"/>
    <w:rsid w:val="00BA7931"/>
    <w:rsid w:val="00BF265E"/>
    <w:rsid w:val="00C471D4"/>
    <w:rsid w:val="00C5302B"/>
    <w:rsid w:val="00C63C23"/>
    <w:rsid w:val="00C7496E"/>
    <w:rsid w:val="00CA1CD4"/>
    <w:rsid w:val="00CB3711"/>
    <w:rsid w:val="00CB4C57"/>
    <w:rsid w:val="00CD4B3F"/>
    <w:rsid w:val="00CE44A9"/>
    <w:rsid w:val="00D02842"/>
    <w:rsid w:val="00D04DDE"/>
    <w:rsid w:val="00D13BB3"/>
    <w:rsid w:val="00D16977"/>
    <w:rsid w:val="00D20352"/>
    <w:rsid w:val="00D231FA"/>
    <w:rsid w:val="00D267C7"/>
    <w:rsid w:val="00D47E05"/>
    <w:rsid w:val="00D72BFE"/>
    <w:rsid w:val="00D80E27"/>
    <w:rsid w:val="00D86707"/>
    <w:rsid w:val="00D92040"/>
    <w:rsid w:val="00DA45AD"/>
    <w:rsid w:val="00DB3C42"/>
    <w:rsid w:val="00DC6378"/>
    <w:rsid w:val="00DD15BB"/>
    <w:rsid w:val="00DD17C5"/>
    <w:rsid w:val="00DE75C1"/>
    <w:rsid w:val="00DF3A75"/>
    <w:rsid w:val="00E77F9E"/>
    <w:rsid w:val="00E95264"/>
    <w:rsid w:val="00EA1316"/>
    <w:rsid w:val="00EA73C6"/>
    <w:rsid w:val="00EA75EA"/>
    <w:rsid w:val="00EC411E"/>
    <w:rsid w:val="00EC4FB8"/>
    <w:rsid w:val="00ED1FB9"/>
    <w:rsid w:val="00EE6056"/>
    <w:rsid w:val="00F01D06"/>
    <w:rsid w:val="00F26883"/>
    <w:rsid w:val="00F371F3"/>
    <w:rsid w:val="00F447AC"/>
    <w:rsid w:val="00F6661B"/>
    <w:rsid w:val="00F673F1"/>
    <w:rsid w:val="00F7671E"/>
    <w:rsid w:val="00F77059"/>
    <w:rsid w:val="00F77435"/>
    <w:rsid w:val="00FB3582"/>
    <w:rsid w:val="00FF2E8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efaultImageDpi w14:val="300"/>
  <w15:docId w15:val="{655B4074-7460-40BA-A451-1DADAF8F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45056"/>
    <w:rPr>
      <w:rFonts w:ascii="Arial" w:eastAsia="Times New Roman" w:hAnsi="Arial" w:cs="Arial"/>
      <w:sz w:val="22"/>
      <w:szCs w:val="22"/>
      <w:lang w:val="en-GB" w:eastAsia="nl-NL"/>
    </w:rPr>
  </w:style>
  <w:style w:type="paragraph" w:styleId="Kop1">
    <w:name w:val="heading 1"/>
    <w:basedOn w:val="Standaard"/>
    <w:next w:val="Standaard"/>
    <w:link w:val="Kop1Char"/>
    <w:qFormat/>
    <w:rsid w:val="008B4B62"/>
    <w:pPr>
      <w:tabs>
        <w:tab w:val="left" w:pos="1797"/>
      </w:tabs>
      <w:jc w:val="center"/>
      <w:outlineLvl w:val="0"/>
    </w:pPr>
    <w:rPr>
      <w:b/>
      <w:color w:val="FF0000"/>
    </w:rPr>
  </w:style>
  <w:style w:type="paragraph" w:styleId="Kop2">
    <w:name w:val="heading 2"/>
    <w:basedOn w:val="Kop3"/>
    <w:next w:val="Standaard"/>
    <w:link w:val="Kop2Char"/>
    <w:uiPriority w:val="9"/>
    <w:unhideWhenUsed/>
    <w:qFormat/>
    <w:rsid w:val="001738D9"/>
    <w:pPr>
      <w:numPr>
        <w:numId w:val="2"/>
      </w:numPr>
      <w:outlineLvl w:val="1"/>
    </w:pPr>
    <w:rPr>
      <w:sz w:val="28"/>
      <w:szCs w:val="28"/>
    </w:rPr>
  </w:style>
  <w:style w:type="paragraph" w:styleId="Kop3">
    <w:name w:val="heading 3"/>
    <w:basedOn w:val="Standaard"/>
    <w:next w:val="Standaard"/>
    <w:link w:val="Kop3Char"/>
    <w:uiPriority w:val="9"/>
    <w:unhideWhenUsed/>
    <w:qFormat/>
    <w:rsid w:val="008B4B62"/>
    <w:pPr>
      <w:outlineLvl w:val="2"/>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8B4B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Standaardalinea-lettertype"/>
    <w:rsid w:val="008B4B62"/>
  </w:style>
  <w:style w:type="paragraph" w:styleId="Ondertitel">
    <w:name w:val="Subtitle"/>
    <w:basedOn w:val="Standaard"/>
    <w:next w:val="Standaard"/>
    <w:link w:val="OndertitelChar"/>
    <w:uiPriority w:val="11"/>
    <w:qFormat/>
    <w:rsid w:val="008B4B62"/>
    <w:pPr>
      <w:jc w:val="center"/>
    </w:pPr>
    <w:rPr>
      <w:b/>
      <w:color w:val="3366FF"/>
    </w:rPr>
  </w:style>
  <w:style w:type="character" w:customStyle="1" w:styleId="OndertitelChar">
    <w:name w:val="Ondertitel Char"/>
    <w:basedOn w:val="Standaardalinea-lettertype"/>
    <w:link w:val="Ondertitel"/>
    <w:uiPriority w:val="11"/>
    <w:rsid w:val="008B4B62"/>
    <w:rPr>
      <w:rFonts w:ascii="Arial" w:eastAsia="Times New Roman" w:hAnsi="Arial" w:cs="Arial"/>
      <w:b/>
      <w:color w:val="3366FF"/>
      <w:sz w:val="24"/>
      <w:szCs w:val="24"/>
      <w:lang w:val="en-GB" w:eastAsia="nl-NL"/>
    </w:rPr>
  </w:style>
  <w:style w:type="paragraph" w:customStyle="1" w:styleId="Default">
    <w:name w:val="Default"/>
    <w:rsid w:val="008B4B62"/>
    <w:pPr>
      <w:autoSpaceDE w:val="0"/>
      <w:autoSpaceDN w:val="0"/>
      <w:adjustRightInd w:val="0"/>
    </w:pPr>
    <w:rPr>
      <w:rFonts w:ascii="Times New Roman" w:eastAsia="Times New Roman" w:hAnsi="Times New Roman" w:cs="Times New Roman"/>
      <w:color w:val="000000"/>
      <w:sz w:val="24"/>
      <w:szCs w:val="24"/>
      <w:lang w:val="fr-CH" w:eastAsia="fr-CH"/>
    </w:rPr>
  </w:style>
  <w:style w:type="character" w:customStyle="1" w:styleId="Kop2Char">
    <w:name w:val="Kop 2 Char"/>
    <w:basedOn w:val="Standaardalinea-lettertype"/>
    <w:link w:val="Kop2"/>
    <w:uiPriority w:val="9"/>
    <w:rsid w:val="001738D9"/>
    <w:rPr>
      <w:rFonts w:ascii="Arial" w:eastAsia="Times New Roman" w:hAnsi="Arial" w:cs="Arial"/>
      <w:b/>
      <w:sz w:val="28"/>
      <w:szCs w:val="28"/>
      <w:lang w:val="en-GB" w:eastAsia="nl-NL"/>
    </w:rPr>
  </w:style>
  <w:style w:type="character" w:customStyle="1" w:styleId="Kop3Char">
    <w:name w:val="Kop 3 Char"/>
    <w:basedOn w:val="Standaardalinea-lettertype"/>
    <w:link w:val="Kop3"/>
    <w:uiPriority w:val="9"/>
    <w:rsid w:val="008B4B62"/>
    <w:rPr>
      <w:rFonts w:ascii="Arial" w:eastAsia="Times New Roman" w:hAnsi="Arial" w:cs="Arial"/>
      <w:b/>
      <w:sz w:val="24"/>
      <w:szCs w:val="24"/>
      <w:lang w:val="en-GB" w:eastAsia="nl-NL"/>
    </w:rPr>
  </w:style>
  <w:style w:type="character" w:customStyle="1" w:styleId="Kop1Char">
    <w:name w:val="Kop 1 Char"/>
    <w:basedOn w:val="Standaardalinea-lettertype"/>
    <w:link w:val="Kop1"/>
    <w:rsid w:val="008B4B62"/>
    <w:rPr>
      <w:rFonts w:ascii="Arial" w:eastAsia="Times New Roman" w:hAnsi="Arial" w:cs="Arial"/>
      <w:b/>
      <w:color w:val="FF0000"/>
      <w:sz w:val="24"/>
      <w:szCs w:val="24"/>
      <w:lang w:val="en-GB" w:eastAsia="nl-NL"/>
    </w:rPr>
  </w:style>
  <w:style w:type="paragraph" w:styleId="Lijstalinea">
    <w:name w:val="List Paragraph"/>
    <w:basedOn w:val="Standaard"/>
    <w:uiPriority w:val="34"/>
    <w:qFormat/>
    <w:rsid w:val="008B4B62"/>
    <w:pPr>
      <w:ind w:left="720"/>
      <w:contextualSpacing/>
    </w:pPr>
  </w:style>
  <w:style w:type="character" w:styleId="Titelvanboek">
    <w:name w:val="Book Title"/>
    <w:basedOn w:val="Standaardalinea-lettertype"/>
    <w:uiPriority w:val="33"/>
    <w:qFormat/>
    <w:rsid w:val="00633B61"/>
    <w:rPr>
      <w:b/>
      <w:bCs/>
      <w:smallCaps/>
      <w:spacing w:val="5"/>
    </w:rPr>
  </w:style>
  <w:style w:type="character" w:styleId="Intensievebenadrukking">
    <w:name w:val="Intense Emphasis"/>
    <w:basedOn w:val="Standaardalinea-lettertype"/>
    <w:uiPriority w:val="21"/>
    <w:qFormat/>
    <w:rsid w:val="001738D9"/>
    <w:rPr>
      <w:b/>
      <w:bCs/>
      <w:i/>
      <w:iCs/>
      <w:color w:val="4F81BD" w:themeColor="accent1"/>
    </w:rPr>
  </w:style>
  <w:style w:type="character" w:styleId="Subtielebenadrukking">
    <w:name w:val="Subtle Emphasis"/>
    <w:basedOn w:val="Standaardalinea-lettertype"/>
    <w:uiPriority w:val="19"/>
    <w:qFormat/>
    <w:rsid w:val="003B55E2"/>
    <w:rPr>
      <w:i/>
      <w:iCs/>
      <w:color w:val="808080" w:themeColor="text1" w:themeTint="7F"/>
      <w:sz w:val="18"/>
      <w:szCs w:val="18"/>
    </w:rPr>
  </w:style>
  <w:style w:type="character" w:styleId="Zwaar">
    <w:name w:val="Strong"/>
    <w:basedOn w:val="Standaardalinea-lettertype"/>
    <w:uiPriority w:val="22"/>
    <w:qFormat/>
    <w:rsid w:val="003B55E2"/>
    <w:rPr>
      <w:b/>
      <w:bCs/>
    </w:rPr>
  </w:style>
  <w:style w:type="paragraph" w:styleId="Koptekst">
    <w:name w:val="header"/>
    <w:basedOn w:val="Standaard"/>
    <w:link w:val="KoptekstChar"/>
    <w:unhideWhenUsed/>
    <w:rsid w:val="007A32DC"/>
    <w:pPr>
      <w:tabs>
        <w:tab w:val="center" w:pos="4536"/>
        <w:tab w:val="right" w:pos="9072"/>
      </w:tabs>
    </w:pPr>
  </w:style>
  <w:style w:type="character" w:customStyle="1" w:styleId="KoptekstChar">
    <w:name w:val="Koptekst Char"/>
    <w:basedOn w:val="Standaardalinea-lettertype"/>
    <w:link w:val="Koptekst"/>
    <w:rsid w:val="007A32DC"/>
    <w:rPr>
      <w:rFonts w:ascii="Arial" w:eastAsia="Times New Roman" w:hAnsi="Arial" w:cs="Arial"/>
      <w:sz w:val="22"/>
      <w:szCs w:val="22"/>
      <w:lang w:val="en-GB" w:eastAsia="nl-NL"/>
    </w:rPr>
  </w:style>
  <w:style w:type="paragraph" w:styleId="Voettekst">
    <w:name w:val="footer"/>
    <w:basedOn w:val="Standaard"/>
    <w:link w:val="VoettekstChar"/>
    <w:uiPriority w:val="99"/>
    <w:unhideWhenUsed/>
    <w:rsid w:val="007A32DC"/>
    <w:pPr>
      <w:tabs>
        <w:tab w:val="center" w:pos="4536"/>
        <w:tab w:val="right" w:pos="9072"/>
      </w:tabs>
    </w:pPr>
  </w:style>
  <w:style w:type="character" w:customStyle="1" w:styleId="VoettekstChar">
    <w:name w:val="Voettekst Char"/>
    <w:basedOn w:val="Standaardalinea-lettertype"/>
    <w:link w:val="Voettekst"/>
    <w:uiPriority w:val="99"/>
    <w:rsid w:val="007A32DC"/>
    <w:rPr>
      <w:rFonts w:ascii="Arial" w:eastAsia="Times New Roman" w:hAnsi="Arial" w:cs="Arial"/>
      <w:sz w:val="22"/>
      <w:szCs w:val="22"/>
      <w:lang w:val="en-GB" w:eastAsia="nl-NL"/>
    </w:rPr>
  </w:style>
  <w:style w:type="paragraph" w:styleId="Ballontekst">
    <w:name w:val="Balloon Text"/>
    <w:basedOn w:val="Standaard"/>
    <w:link w:val="BallontekstChar"/>
    <w:unhideWhenUsed/>
    <w:rsid w:val="008954DD"/>
    <w:rPr>
      <w:rFonts w:ascii="Tahoma" w:hAnsi="Tahoma" w:cs="Tahoma"/>
      <w:sz w:val="16"/>
      <w:szCs w:val="16"/>
    </w:rPr>
  </w:style>
  <w:style w:type="character" w:customStyle="1" w:styleId="BallontekstChar">
    <w:name w:val="Ballontekst Char"/>
    <w:basedOn w:val="Standaardalinea-lettertype"/>
    <w:link w:val="Ballontekst"/>
    <w:rsid w:val="008954DD"/>
    <w:rPr>
      <w:rFonts w:ascii="Tahoma" w:eastAsia="Times New Roman" w:hAnsi="Tahoma" w:cs="Tahoma"/>
      <w:sz w:val="16"/>
      <w:szCs w:val="16"/>
      <w:lang w:val="en-GB" w:eastAsia="nl-NL"/>
    </w:rPr>
  </w:style>
  <w:style w:type="paragraph" w:customStyle="1" w:styleId="a">
    <w:name w:val=".."/>
    <w:basedOn w:val="Default"/>
    <w:next w:val="Default"/>
    <w:uiPriority w:val="99"/>
    <w:rsid w:val="00F01D06"/>
    <w:rPr>
      <w:color w:val="auto"/>
    </w:rPr>
  </w:style>
  <w:style w:type="table" w:customStyle="1" w:styleId="Tabelraster1">
    <w:name w:val="Tabelraster1"/>
    <w:basedOn w:val="Standaardtabel"/>
    <w:next w:val="Tabelraster"/>
    <w:rsid w:val="0063570B"/>
    <w:rPr>
      <w:rFonts w:ascii="Times New Roman" w:eastAsia="Times New Roman" w:hAnsi="Times New Roman" w:cs="Times New Roman"/>
      <w:lang w:val="nl-BE" w:eastAsia="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alweb">
    <w:name w:val="Normal (Web)"/>
    <w:basedOn w:val="Standaard"/>
    <w:uiPriority w:val="99"/>
    <w:unhideWhenUsed/>
    <w:rsid w:val="0063570B"/>
    <w:pPr>
      <w:spacing w:before="100" w:beforeAutospacing="1" w:after="100" w:afterAutospacing="1"/>
    </w:pPr>
    <w:rPr>
      <w:rFonts w:ascii="Times New Roman" w:hAnsi="Times New Roman" w:cs="Times New Roman"/>
      <w:sz w:val="24"/>
      <w:szCs w:val="24"/>
      <w:lang w:val="nl-BE" w:eastAsia="nl-BE"/>
    </w:rPr>
  </w:style>
  <w:style w:type="character" w:styleId="Verwijzingopmerking">
    <w:name w:val="annotation reference"/>
    <w:basedOn w:val="Standaardalinea-lettertype"/>
    <w:uiPriority w:val="99"/>
    <w:semiHidden/>
    <w:unhideWhenUsed/>
    <w:rsid w:val="0063570B"/>
    <w:rPr>
      <w:sz w:val="16"/>
      <w:szCs w:val="16"/>
    </w:rPr>
  </w:style>
  <w:style w:type="paragraph" w:styleId="Tekstopmerking">
    <w:name w:val="annotation text"/>
    <w:basedOn w:val="Standaard"/>
    <w:link w:val="TekstopmerkingChar"/>
    <w:semiHidden/>
    <w:unhideWhenUsed/>
    <w:rsid w:val="0063570B"/>
    <w:rPr>
      <w:rFonts w:ascii="Times New Roman" w:hAnsi="Times New Roman" w:cs="Times New Roman"/>
      <w:sz w:val="20"/>
      <w:szCs w:val="20"/>
    </w:rPr>
  </w:style>
  <w:style w:type="character" w:customStyle="1" w:styleId="TekstopmerkingChar">
    <w:name w:val="Tekst opmerking Char"/>
    <w:basedOn w:val="Standaardalinea-lettertype"/>
    <w:link w:val="Tekstopmerking"/>
    <w:semiHidden/>
    <w:rsid w:val="0063570B"/>
    <w:rPr>
      <w:rFonts w:ascii="Times New Roman" w:eastAsia="Times New Roman" w:hAnsi="Times New Roman" w:cs="Times New Roman"/>
      <w:lang w:val="en-GB" w:eastAsia="nl-NL"/>
    </w:rPr>
  </w:style>
  <w:style w:type="paragraph" w:styleId="Onderwerpvanopmerking">
    <w:name w:val="annotation subject"/>
    <w:basedOn w:val="Tekstopmerking"/>
    <w:next w:val="Tekstopmerking"/>
    <w:link w:val="OnderwerpvanopmerkingChar"/>
    <w:semiHidden/>
    <w:unhideWhenUsed/>
    <w:rsid w:val="0063570B"/>
    <w:rPr>
      <w:b/>
      <w:bCs/>
    </w:rPr>
  </w:style>
  <w:style w:type="character" w:customStyle="1" w:styleId="OnderwerpvanopmerkingChar">
    <w:name w:val="Onderwerp van opmerking Char"/>
    <w:basedOn w:val="TekstopmerkingChar"/>
    <w:link w:val="Onderwerpvanopmerking"/>
    <w:semiHidden/>
    <w:rsid w:val="0063570B"/>
    <w:rPr>
      <w:rFonts w:ascii="Times New Roman" w:eastAsia="Times New Roman" w:hAnsi="Times New Roman" w:cs="Times New Roman"/>
      <w:b/>
      <w:bCs/>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680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commons.wikimedia.org/wiki/File:GHS-pictogram-exclam.svg" TargetMode="External"/><Relationship Id="rId68" Type="http://schemas.openxmlformats.org/officeDocument/2006/relationships/hyperlink" Target="http://commons.wikimedia.org/wiki/File:GHS-pictogram-pollu.svg"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commons.wikimedia.org/wiki/File:GHS-pictogram-bottle.svg" TargetMode="External"/><Relationship Id="rId66" Type="http://schemas.openxmlformats.org/officeDocument/2006/relationships/image" Target="media/image53.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commons.wikimedia.org/wiki/File:GHS-pictogram-acid.sv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commons.wikimedia.org/wiki/File:GHS-pictogram-skull.svg"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commons.wikimedia.org/wiki/File:GHS-pictogram-explos.svg" TargetMode="External"/><Relationship Id="rId64" Type="http://schemas.openxmlformats.org/officeDocument/2006/relationships/image" Target="media/image52.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pictogrammenwinkel.nl/waarschuwingen-c-203/bordjes-c-203_204/gevaar-c-203_204_221/"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4.gi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image" Target="media/image5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3" Type="http://schemas.openxmlformats.org/officeDocument/2006/relationships/image" Target="media/image61.png"/><Relationship Id="rId2" Type="http://schemas.openxmlformats.org/officeDocument/2006/relationships/image" Target="media/image60.png"/><Relationship Id="rId1" Type="http://schemas.openxmlformats.org/officeDocument/2006/relationships/image" Target="media/image59.png"/><Relationship Id="rId4" Type="http://schemas.openxmlformats.org/officeDocument/2006/relationships/image" Target="media/image62.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97647-C287-46CE-B5E0-42D64B74B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17</Pages>
  <Words>3270</Words>
  <Characters>17991</Characters>
  <Application>Microsoft Office Word</Application>
  <DocSecurity>0</DocSecurity>
  <Lines>149</Lines>
  <Paragraphs>42</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DBY</Company>
  <LinksUpToDate>false</LinksUpToDate>
  <CharactersWithSpaces>21219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Van Vooren</dc:creator>
  <cp:lastModifiedBy>Kurt</cp:lastModifiedBy>
  <cp:revision>51</cp:revision>
  <cp:lastPrinted>2014-08-25T08:35:00Z</cp:lastPrinted>
  <dcterms:created xsi:type="dcterms:W3CDTF">2014-08-01T20:08:00Z</dcterms:created>
  <dcterms:modified xsi:type="dcterms:W3CDTF">2014-08-29T13:21:00Z</dcterms:modified>
</cp:coreProperties>
</file>